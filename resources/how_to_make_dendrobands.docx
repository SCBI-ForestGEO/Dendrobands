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68ABE" w14:textId="77777777" w:rsidR="00EC4CA5" w:rsidRPr="00EC4CA5" w:rsidRDefault="00EC4CA5" w:rsidP="00EC4CA5">
      <w:pPr>
        <w:pStyle w:val="NormalWeb"/>
        <w:spacing w:before="0" w:beforeAutospacing="0" w:after="0" w:afterAutospacing="0"/>
        <w:jc w:val="center"/>
        <w:rPr>
          <w:rFonts w:asciiTheme="minorHAnsi" w:hAnsiTheme="minorHAnsi" w:cstheme="minorHAnsi"/>
        </w:rPr>
      </w:pPr>
      <w:r w:rsidRPr="00EC4CA5">
        <w:rPr>
          <w:rFonts w:asciiTheme="minorHAnsi" w:hAnsiTheme="minorHAnsi" w:cstheme="minorHAnsi"/>
          <w:color w:val="000000"/>
        </w:rPr>
        <w:t xml:space="preserve">Clarified steps for making </w:t>
      </w:r>
      <w:proofErr w:type="spellStart"/>
      <w:r w:rsidRPr="00EC4CA5">
        <w:rPr>
          <w:rFonts w:asciiTheme="minorHAnsi" w:hAnsiTheme="minorHAnsi" w:cstheme="minorHAnsi"/>
          <w:color w:val="000000"/>
        </w:rPr>
        <w:t>dendrobands</w:t>
      </w:r>
      <w:proofErr w:type="spellEnd"/>
    </w:p>
    <w:p w14:paraId="15F55984"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i/>
          <w:iCs/>
          <w:color w:val="000000"/>
          <w:sz w:val="20"/>
          <w:szCs w:val="20"/>
        </w:rPr>
        <w:t>*The first couple pages contain only the step-by-step instructions for easy printing. Pictures accompanying the steps can be found on the following pages.</w:t>
      </w:r>
    </w:p>
    <w:p w14:paraId="0077E32A" w14:textId="77777777" w:rsidR="00EC4CA5" w:rsidRPr="00EC4CA5" w:rsidRDefault="00EC4CA5" w:rsidP="00EC4CA5">
      <w:pPr>
        <w:rPr>
          <w:rFonts w:cstheme="minorHAnsi"/>
        </w:rPr>
      </w:pPr>
    </w:p>
    <w:p w14:paraId="12527D4E" w14:textId="77777777"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Notes</w:t>
      </w:r>
    </w:p>
    <w:p w14:paraId="019DD1E9" w14:textId="77777777"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The metal bands cut through skin easily. It is advised to wear gloves or have </w:t>
      </w:r>
      <w:proofErr w:type="spellStart"/>
      <w:r w:rsidRPr="00EC4CA5">
        <w:rPr>
          <w:rFonts w:asciiTheme="minorHAnsi" w:hAnsiTheme="minorHAnsi" w:cstheme="minorHAnsi"/>
          <w:color w:val="000000"/>
          <w:sz w:val="22"/>
          <w:szCs w:val="20"/>
        </w:rPr>
        <w:t>bandaids</w:t>
      </w:r>
      <w:proofErr w:type="spellEnd"/>
      <w:r w:rsidRPr="00EC4CA5">
        <w:rPr>
          <w:rFonts w:asciiTheme="minorHAnsi" w:hAnsiTheme="minorHAnsi" w:cstheme="minorHAnsi"/>
          <w:color w:val="000000"/>
          <w:sz w:val="22"/>
          <w:szCs w:val="20"/>
        </w:rPr>
        <w:t xml:space="preserve"> handy</w:t>
      </w:r>
    </w:p>
    <w:p w14:paraId="1E8A9BF2" w14:textId="77777777"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 dendrometer bands</w:t>
      </w:r>
    </w:p>
    <w:p w14:paraId="52F7CA82" w14:textId="1F1F4FA5"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 diameter cm. These are the cm measurements on a DBH </w:t>
      </w:r>
      <w:ins w:id="0" w:author="Valentine Herrmann" w:date="2019-01-22T14:50:00Z">
        <w:r w:rsidR="00A56C30">
          <w:rPr>
            <w:rFonts w:asciiTheme="minorHAnsi" w:hAnsiTheme="minorHAnsi" w:cstheme="minorHAnsi"/>
            <w:color w:val="000000"/>
            <w:sz w:val="22"/>
            <w:szCs w:val="20"/>
          </w:rPr>
          <w:t>side of the DBH tap</w:t>
        </w:r>
      </w:ins>
      <w:ins w:id="1" w:author="Valentine Herrmann" w:date="2019-01-22T14:51:00Z">
        <w:r w:rsidR="00A56C30">
          <w:rPr>
            <w:rFonts w:asciiTheme="minorHAnsi" w:hAnsiTheme="minorHAnsi" w:cstheme="minorHAnsi"/>
            <w:color w:val="000000"/>
            <w:sz w:val="22"/>
            <w:szCs w:val="20"/>
          </w:rPr>
          <w:t>e</w:t>
        </w:r>
      </w:ins>
      <w:del w:id="2" w:author="Valentine Herrmann" w:date="2019-01-22T14:51:00Z">
        <w:r w:rsidRPr="00EC4CA5" w:rsidDel="00A56C30">
          <w:rPr>
            <w:rFonts w:asciiTheme="minorHAnsi" w:hAnsiTheme="minorHAnsi" w:cstheme="minorHAnsi"/>
            <w:color w:val="000000"/>
            <w:sz w:val="22"/>
            <w:szCs w:val="20"/>
          </w:rPr>
          <w:delText>tape that measure the DBH</w:delText>
        </w:r>
      </w:del>
      <w:r w:rsidRPr="00EC4CA5">
        <w:rPr>
          <w:rFonts w:asciiTheme="minorHAnsi" w:hAnsiTheme="minorHAnsi" w:cstheme="minorHAnsi"/>
          <w:color w:val="000000"/>
          <w:sz w:val="22"/>
          <w:szCs w:val="20"/>
        </w:rPr>
        <w:t xml:space="preserve">. Creating a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uses both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and normal cm (aka both sides of the DBH tape).</w:t>
      </w:r>
    </w:p>
    <w:p w14:paraId="4A2D80D9" w14:textId="77777777" w:rsidR="00EC4CA5" w:rsidRPr="00EC4CA5" w:rsidRDefault="00EC4CA5" w:rsidP="00EC4CA5">
      <w:pPr>
        <w:pStyle w:val="NormalWeb"/>
        <w:numPr>
          <w:ilvl w:val="1"/>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Remember:</w:t>
      </w:r>
      <w:r w:rsidRPr="00EC4CA5">
        <w:rPr>
          <w:rFonts w:asciiTheme="minorHAnsi" w:hAnsiTheme="minorHAnsi" w:cstheme="minorHAnsi"/>
          <w:color w:val="000000"/>
          <w:sz w:val="22"/>
          <w:szCs w:val="20"/>
        </w:rPr>
        <w:t xml:space="preserve"> 1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&gt; 1 cm</w:t>
      </w:r>
    </w:p>
    <w:p w14:paraId="7044BCDF" w14:textId="0BFB7E6B" w:rsidR="00EC4CA5" w:rsidRPr="00EC4CA5" w:rsidRDefault="00EC4CA5" w:rsidP="00EC4CA5">
      <w:pPr>
        <w:pStyle w:val="NormalWeb"/>
        <w:numPr>
          <w:ilvl w:val="1"/>
          <w:numId w:val="1"/>
        </w:numPr>
        <w:spacing w:before="0" w:beforeAutospacing="0" w:after="0" w:afterAutospacing="0"/>
        <w:textAlignment w:val="baseline"/>
        <w:rPr>
          <w:rFonts w:asciiTheme="minorHAnsi" w:hAnsiTheme="minorHAnsi" w:cstheme="minorHAnsi"/>
          <w:color w:val="000000"/>
          <w:sz w:val="22"/>
          <w:szCs w:val="20"/>
        </w:rPr>
      </w:pPr>
      <w:commentRangeStart w:id="3"/>
      <w:r w:rsidRPr="00EC4CA5">
        <w:rPr>
          <w:rFonts w:asciiTheme="minorHAnsi" w:hAnsiTheme="minorHAnsi" w:cstheme="minorHAnsi"/>
          <w:b/>
          <w:bCs/>
          <w:color w:val="000000"/>
          <w:sz w:val="22"/>
          <w:szCs w:val="20"/>
        </w:rPr>
        <w:t xml:space="preserve">Caution: </w:t>
      </w:r>
      <w:r w:rsidRPr="00EC4CA5">
        <w:rPr>
          <w:rFonts w:asciiTheme="minorHAnsi" w:hAnsiTheme="minorHAnsi" w:cstheme="minorHAnsi"/>
          <w:color w:val="000000"/>
          <w:sz w:val="22"/>
          <w:szCs w:val="20"/>
        </w:rPr>
        <w:t xml:space="preserve">DBH measurements are </w:t>
      </w:r>
      <w:proofErr w:type="gramStart"/>
      <w:r w:rsidRPr="00EC4CA5">
        <w:rPr>
          <w:rFonts w:asciiTheme="minorHAnsi" w:hAnsiTheme="minorHAnsi" w:cstheme="minorHAnsi"/>
          <w:color w:val="000000"/>
          <w:sz w:val="22"/>
          <w:szCs w:val="20"/>
        </w:rPr>
        <w:t>by definition in</w:t>
      </w:r>
      <w:proofErr w:type="gramEnd"/>
      <w:r w:rsidRPr="00EC4CA5">
        <w:rPr>
          <w:rFonts w:asciiTheme="minorHAnsi" w:hAnsiTheme="minorHAnsi" w:cstheme="minorHAnsi"/>
          <w:color w:val="000000"/>
          <w:sz w:val="22"/>
          <w:szCs w:val="20"/>
        </w:rPr>
        <w:t xml:space="preserve">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and </w:t>
      </w:r>
      <w:proofErr w:type="spellStart"/>
      <w:r w:rsidRPr="00EC4CA5">
        <w:rPr>
          <w:rFonts w:asciiTheme="minorHAnsi" w:hAnsiTheme="minorHAnsi" w:cstheme="minorHAnsi"/>
          <w:color w:val="000000"/>
          <w:sz w:val="22"/>
          <w:szCs w:val="20"/>
        </w:rPr>
        <w:t>dmm</w:t>
      </w:r>
      <w:proofErr w:type="spellEnd"/>
      <w:r w:rsidRPr="00EC4CA5">
        <w:rPr>
          <w:rFonts w:asciiTheme="minorHAnsi" w:hAnsiTheme="minorHAnsi" w:cstheme="minorHAnsi"/>
          <w:color w:val="000000"/>
          <w:sz w:val="22"/>
          <w:szCs w:val="20"/>
        </w:rPr>
        <w:t>, but often they are written as just mm or cm. Be aware of this.</w:t>
      </w:r>
      <w:commentRangeEnd w:id="3"/>
      <w:r w:rsidR="00A56C30">
        <w:rPr>
          <w:rStyle w:val="CommentReference"/>
          <w:rFonts w:asciiTheme="minorHAnsi" w:eastAsiaTheme="minorHAnsi" w:hAnsiTheme="minorHAnsi" w:cstheme="minorBidi"/>
          <w:lang w:val="en-GB"/>
        </w:rPr>
        <w:commentReference w:id="3"/>
      </w:r>
    </w:p>
    <w:p w14:paraId="180EB891" w14:textId="77777777" w:rsidR="00EC4CA5" w:rsidRPr="00EC4CA5" w:rsidRDefault="00EC4CA5" w:rsidP="00EC4CA5">
      <w:pPr>
        <w:pStyle w:val="NormalWeb"/>
        <w:numPr>
          <w:ilvl w:val="0"/>
          <w:numId w:val="2"/>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Use the following measurements to determine what length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can be applied to a certain tree given its </w:t>
      </w:r>
      <w:proofErr w:type="spellStart"/>
      <w:r w:rsidRPr="00EC4CA5">
        <w:rPr>
          <w:rFonts w:asciiTheme="minorHAnsi" w:hAnsiTheme="minorHAnsi" w:cstheme="minorHAnsi"/>
          <w:color w:val="000000"/>
          <w:sz w:val="22"/>
          <w:szCs w:val="20"/>
        </w:rPr>
        <w:t>dbh</w:t>
      </w:r>
      <w:proofErr w:type="spellEnd"/>
    </w:p>
    <w:p w14:paraId="07CB4867" w14:textId="77777777" w:rsidR="00EC4CA5" w:rsidRPr="00EC4CA5" w:rsidRDefault="00EC4CA5" w:rsidP="00EC4CA5">
      <w:pPr>
        <w:rPr>
          <w:rFonts w:cstheme="minorHAnsi"/>
          <w:sz w:val="28"/>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5104"/>
        <w:gridCol w:w="3922"/>
      </w:tblGrid>
      <w:tr w:rsidR="00EC4CA5" w:rsidRPr="00EC4CA5" w14:paraId="550A7872"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553F6" w14:textId="77777777"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 xml:space="preserve">For a </w:t>
            </w:r>
            <w:proofErr w:type="spellStart"/>
            <w:r w:rsidRPr="00EC4CA5">
              <w:rPr>
                <w:rFonts w:asciiTheme="minorHAnsi" w:hAnsiTheme="minorHAnsi" w:cstheme="minorHAnsi"/>
                <w:b/>
                <w:bCs/>
                <w:color w:val="000000"/>
                <w:sz w:val="22"/>
                <w:szCs w:val="20"/>
              </w:rPr>
              <w:t>dendroband</w:t>
            </w:r>
            <w:proofErr w:type="spellEnd"/>
            <w:r w:rsidRPr="00EC4CA5">
              <w:rPr>
                <w:rFonts w:asciiTheme="minorHAnsi" w:hAnsiTheme="minorHAnsi" w:cstheme="minorHAnsi"/>
                <w:b/>
                <w:bCs/>
                <w:color w:val="000000"/>
                <w:sz w:val="22"/>
                <w:szCs w:val="20"/>
              </w:rPr>
              <w:t xml:space="preserve"> of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2D538" w14:textId="77777777"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apply to tree of DBH...</w:t>
            </w:r>
          </w:p>
        </w:tc>
      </w:tr>
      <w:tr w:rsidR="00EC4CA5" w:rsidRPr="00EC4CA5" w14:paraId="0A5E16B1"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829C"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10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E624D" w14:textId="2A0EDF95"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8 </w:t>
            </w:r>
            <w:del w:id="4" w:author="Valentine Herrmann" w:date="2019-01-22T15:00:00Z">
              <w:r w:rsidRPr="00EC4CA5" w:rsidDel="00CE7E89">
                <w:rPr>
                  <w:rFonts w:asciiTheme="minorHAnsi" w:hAnsiTheme="minorHAnsi" w:cstheme="minorHAnsi"/>
                  <w:color w:val="000000"/>
                  <w:sz w:val="22"/>
                  <w:szCs w:val="20"/>
                </w:rPr>
                <w:delText>d</w:delText>
              </w:r>
            </w:del>
            <w:r w:rsidRPr="00EC4CA5">
              <w:rPr>
                <w:rFonts w:asciiTheme="minorHAnsi" w:hAnsiTheme="minorHAnsi" w:cstheme="minorHAnsi"/>
                <w:color w:val="000000"/>
                <w:sz w:val="22"/>
                <w:szCs w:val="20"/>
              </w:rPr>
              <w:t>cm</w:t>
            </w:r>
          </w:p>
        </w:tc>
      </w:tr>
      <w:tr w:rsidR="00EC4CA5" w:rsidRPr="00EC4CA5" w14:paraId="1FFC1DE0"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93B5F"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11-30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798C2"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6-25 </w:t>
            </w:r>
            <w:del w:id="5" w:author="Valentine Herrmann" w:date="2019-01-22T15:00:00Z">
              <w:r w:rsidRPr="00EC4CA5" w:rsidDel="00CE7E89">
                <w:rPr>
                  <w:rFonts w:asciiTheme="minorHAnsi" w:hAnsiTheme="minorHAnsi" w:cstheme="minorHAnsi"/>
                  <w:color w:val="000000"/>
                  <w:sz w:val="22"/>
                  <w:szCs w:val="20"/>
                </w:rPr>
                <w:delText>d</w:delText>
              </w:r>
            </w:del>
            <w:r w:rsidRPr="00EC4CA5">
              <w:rPr>
                <w:rFonts w:asciiTheme="minorHAnsi" w:hAnsiTheme="minorHAnsi" w:cstheme="minorHAnsi"/>
                <w:color w:val="000000"/>
                <w:sz w:val="22"/>
                <w:szCs w:val="20"/>
              </w:rPr>
              <w:t>cm</w:t>
            </w:r>
          </w:p>
        </w:tc>
      </w:tr>
      <w:tr w:rsidR="00EC4CA5" w:rsidRPr="00EC4CA5" w14:paraId="119947BF"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2D439"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44AE0"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20+ </w:t>
            </w:r>
            <w:del w:id="6" w:author="Valentine Herrmann" w:date="2019-01-22T15:00:00Z">
              <w:r w:rsidRPr="00EC4CA5" w:rsidDel="00CE7E89">
                <w:rPr>
                  <w:rFonts w:asciiTheme="minorHAnsi" w:hAnsiTheme="minorHAnsi" w:cstheme="minorHAnsi"/>
                  <w:color w:val="000000"/>
                  <w:sz w:val="22"/>
                  <w:szCs w:val="20"/>
                </w:rPr>
                <w:delText>d</w:delText>
              </w:r>
            </w:del>
            <w:r w:rsidRPr="00EC4CA5">
              <w:rPr>
                <w:rFonts w:asciiTheme="minorHAnsi" w:hAnsiTheme="minorHAnsi" w:cstheme="minorHAnsi"/>
                <w:color w:val="000000"/>
                <w:sz w:val="22"/>
                <w:szCs w:val="20"/>
              </w:rPr>
              <w:t>cm</w:t>
            </w:r>
          </w:p>
        </w:tc>
      </w:tr>
    </w:tbl>
    <w:p w14:paraId="40623218" w14:textId="77777777" w:rsidR="00EC4CA5" w:rsidRPr="00EC4CA5" w:rsidRDefault="00EC4CA5" w:rsidP="00EC4CA5">
      <w:pPr>
        <w:rPr>
          <w:rFonts w:cstheme="minorHAnsi"/>
        </w:rPr>
      </w:pPr>
    </w:p>
    <w:p w14:paraId="1228960B" w14:textId="77777777"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Instructions for office</w:t>
      </w:r>
    </w:p>
    <w:p w14:paraId="3A10D6E0" w14:textId="17A41BFE"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del w:id="7" w:author="Valentine Herrmann" w:date="2019-01-22T15:01:00Z">
        <w:r w:rsidRPr="00EC4CA5" w:rsidDel="00CE7E89">
          <w:rPr>
            <w:rFonts w:asciiTheme="minorHAnsi" w:hAnsiTheme="minorHAnsi" w:cstheme="minorHAnsi"/>
            <w:color w:val="000000"/>
            <w:sz w:val="22"/>
            <w:szCs w:val="22"/>
          </w:rPr>
          <w:delText xml:space="preserve"> </w:delText>
        </w:r>
      </w:del>
      <w:r w:rsidRPr="00EC4CA5">
        <w:rPr>
          <w:rFonts w:asciiTheme="minorHAnsi" w:hAnsiTheme="minorHAnsi" w:cstheme="minorHAnsi"/>
          <w:color w:val="000000"/>
          <w:sz w:val="22"/>
          <w:szCs w:val="22"/>
        </w:rPr>
        <w:t xml:space="preserve">Measure out the band to make sure it is the length you want (in </w:t>
      </w:r>
      <w:proofErr w:type="spellStart"/>
      <w:r w:rsidRPr="00EC4CA5">
        <w:rPr>
          <w:rFonts w:asciiTheme="minorHAnsi" w:hAnsiTheme="minorHAnsi" w:cstheme="minorHAnsi"/>
          <w:color w:val="000000"/>
          <w:sz w:val="22"/>
          <w:szCs w:val="22"/>
        </w:rPr>
        <w:t>dcm</w:t>
      </w:r>
      <w:proofErr w:type="spellEnd"/>
      <w:r w:rsidRPr="00EC4CA5">
        <w:rPr>
          <w:rFonts w:asciiTheme="minorHAnsi" w:hAnsiTheme="minorHAnsi" w:cstheme="minorHAnsi"/>
          <w:color w:val="000000"/>
          <w:sz w:val="22"/>
          <w:szCs w:val="22"/>
        </w:rPr>
        <w:t>!).</w:t>
      </w:r>
    </w:p>
    <w:p w14:paraId="33100FAA" w14:textId="7129F595" w:rsid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Take clip and put band through it, so that smooth side of clip is </w:t>
      </w:r>
      <w:commentRangeStart w:id="8"/>
      <w:r w:rsidRPr="00EC4CA5">
        <w:rPr>
          <w:rFonts w:asciiTheme="minorHAnsi" w:hAnsiTheme="minorHAnsi" w:cstheme="minorHAnsi"/>
          <w:color w:val="000000"/>
          <w:sz w:val="22"/>
          <w:szCs w:val="22"/>
        </w:rPr>
        <w:t>facing out (outside of curve)</w:t>
      </w:r>
      <w:commentRangeEnd w:id="8"/>
      <w:r w:rsidR="00CE7E89">
        <w:rPr>
          <w:rStyle w:val="CommentReference"/>
          <w:rFonts w:asciiTheme="minorHAnsi" w:eastAsiaTheme="minorHAnsi" w:hAnsiTheme="minorHAnsi" w:cstheme="minorBidi"/>
          <w:lang w:val="en-GB"/>
        </w:rPr>
        <w:commentReference w:id="8"/>
      </w:r>
      <w:r w:rsidRPr="00EC4CA5">
        <w:rPr>
          <w:rFonts w:asciiTheme="minorHAnsi" w:hAnsiTheme="minorHAnsi" w:cstheme="minorHAnsi"/>
          <w:color w:val="000000"/>
          <w:sz w:val="22"/>
          <w:szCs w:val="22"/>
        </w:rPr>
        <w:t>.</w:t>
      </w:r>
    </w:p>
    <w:p w14:paraId="71BF4E49" w14:textId="2ADC035C" w:rsidR="00EC4CA5" w:rsidRPr="00EC4CA5" w:rsidRDefault="00EC4CA5" w:rsidP="00EC4CA5">
      <w:pPr>
        <w:pStyle w:val="NormalWeb"/>
        <w:numPr>
          <w:ilvl w:val="1"/>
          <w:numId w:val="3"/>
        </w:numPr>
        <w:spacing w:before="0" w:beforeAutospacing="0" w:after="0" w:afterAutospacing="0"/>
        <w:textAlignment w:val="baseline"/>
        <w:rPr>
          <w:rFonts w:asciiTheme="minorHAnsi" w:hAnsiTheme="minorHAnsi" w:cstheme="minorHAnsi"/>
          <w:color w:val="000000"/>
          <w:sz w:val="20"/>
          <w:szCs w:val="22"/>
        </w:rPr>
      </w:pPr>
      <w:r w:rsidRPr="00EC4CA5">
        <w:rPr>
          <w:rFonts w:asciiTheme="minorHAnsi" w:hAnsiTheme="minorHAnsi" w:cstheme="minorHAnsi"/>
          <w:color w:val="000000"/>
          <w:sz w:val="20"/>
          <w:szCs w:val="22"/>
        </w:rPr>
        <w:t xml:space="preserve">To make clips, cut piece of metal that is 4-5 cm long, and fold in thirds (or close to thirds) such that a </w:t>
      </w:r>
      <w:proofErr w:type="spellStart"/>
      <w:r w:rsidRPr="00EC4CA5">
        <w:rPr>
          <w:rFonts w:asciiTheme="minorHAnsi" w:hAnsiTheme="minorHAnsi" w:cstheme="minorHAnsi"/>
          <w:color w:val="000000"/>
          <w:sz w:val="20"/>
          <w:szCs w:val="22"/>
        </w:rPr>
        <w:t>dendroband</w:t>
      </w:r>
      <w:proofErr w:type="spellEnd"/>
      <w:r w:rsidRPr="00EC4CA5">
        <w:rPr>
          <w:rFonts w:asciiTheme="minorHAnsi" w:hAnsiTheme="minorHAnsi" w:cstheme="minorHAnsi"/>
          <w:color w:val="000000"/>
          <w:sz w:val="20"/>
          <w:szCs w:val="22"/>
        </w:rPr>
        <w:t xml:space="preserve"> can slide through the space created.</w:t>
      </w:r>
    </w:p>
    <w:p w14:paraId="0A35C0C2" w14:textId="72E0B971"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Slide it on enough such that you can fold over the end of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to match the length of the clip </w:t>
      </w:r>
      <w:commentRangeStart w:id="9"/>
      <w:r w:rsidRPr="00EC4CA5">
        <w:rPr>
          <w:rFonts w:asciiTheme="minorHAnsi" w:hAnsiTheme="minorHAnsi" w:cstheme="minorHAnsi"/>
          <w:color w:val="000000"/>
          <w:sz w:val="22"/>
          <w:szCs w:val="22"/>
        </w:rPr>
        <w:t>(folding with the curve of the band</w:t>
      </w:r>
      <w:r w:rsidR="006748A1">
        <w:rPr>
          <w:rFonts w:asciiTheme="minorHAnsi" w:hAnsiTheme="minorHAnsi" w:cstheme="minorHAnsi"/>
          <w:color w:val="000000"/>
          <w:sz w:val="22"/>
          <w:szCs w:val="22"/>
        </w:rPr>
        <w:t>)</w:t>
      </w:r>
      <w:r w:rsidRPr="00EC4CA5">
        <w:rPr>
          <w:rFonts w:asciiTheme="minorHAnsi" w:hAnsiTheme="minorHAnsi" w:cstheme="minorHAnsi"/>
          <w:color w:val="000000"/>
          <w:sz w:val="22"/>
          <w:szCs w:val="22"/>
        </w:rPr>
        <w:t xml:space="preserve">. </w:t>
      </w:r>
      <w:commentRangeEnd w:id="9"/>
      <w:r w:rsidR="00CE7E89">
        <w:rPr>
          <w:rStyle w:val="CommentReference"/>
          <w:rFonts w:asciiTheme="minorHAnsi" w:eastAsiaTheme="minorHAnsi" w:hAnsiTheme="minorHAnsi" w:cstheme="minorBidi"/>
          <w:lang w:val="en-GB"/>
        </w:rPr>
        <w:commentReference w:id="9"/>
      </w:r>
      <w:r w:rsidRPr="00EC4CA5">
        <w:rPr>
          <w:rFonts w:asciiTheme="minorHAnsi" w:hAnsiTheme="minorHAnsi" w:cstheme="minorHAnsi"/>
          <w:color w:val="000000"/>
          <w:sz w:val="22"/>
          <w:szCs w:val="22"/>
        </w:rPr>
        <w:t>Fold over again for Step 4 (so folded twice in total).</w:t>
      </w:r>
    </w:p>
    <w:p w14:paraId="4B307757" w14:textId="77777777"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Use marker and put 2 dots (</w:t>
      </w:r>
      <w:proofErr w:type="spellStart"/>
      <w:r w:rsidRPr="00EC4CA5">
        <w:rPr>
          <w:rFonts w:asciiTheme="minorHAnsi" w:hAnsiTheme="minorHAnsi" w:cstheme="minorHAnsi"/>
          <w:color w:val="000000"/>
          <w:sz w:val="22"/>
          <w:szCs w:val="22"/>
        </w:rPr>
        <w:t>eg</w:t>
      </w:r>
      <w:proofErr w:type="spellEnd"/>
      <w:r w:rsidRPr="00EC4CA5">
        <w:rPr>
          <w:rFonts w:asciiTheme="minorHAnsi" w:hAnsiTheme="minorHAnsi" w:cstheme="minorHAnsi"/>
          <w:color w:val="000000"/>
          <w:sz w:val="22"/>
          <w:szCs w:val="22"/>
        </w:rPr>
        <w:t xml:space="preserve"> NW and SE) on band next to clip – the dots must be within the length of where the clip was folded over the second time.</w:t>
      </w:r>
    </w:p>
    <w:p w14:paraId="1D5F2C89" w14:textId="77777777" w:rsidR="00EC4CA5" w:rsidRPr="00EC4CA5" w:rsidRDefault="00EC4CA5" w:rsidP="00EC4CA5">
      <w:pPr>
        <w:pStyle w:val="NormalWeb"/>
        <w:numPr>
          <w:ilvl w:val="1"/>
          <w:numId w:val="4"/>
        </w:numPr>
        <w:spacing w:before="0" w:beforeAutospacing="0" w:after="0" w:afterAutospacing="0"/>
        <w:ind w:left="1440" w:hanging="360"/>
        <w:textAlignment w:val="baseline"/>
        <w:rPr>
          <w:rFonts w:asciiTheme="minorHAnsi" w:hAnsiTheme="minorHAnsi" w:cstheme="minorHAnsi"/>
          <w:color w:val="000000"/>
          <w:sz w:val="20"/>
          <w:szCs w:val="20"/>
        </w:rPr>
      </w:pPr>
      <w:r w:rsidRPr="00EC4CA5">
        <w:rPr>
          <w:rFonts w:asciiTheme="minorHAnsi" w:hAnsiTheme="minorHAnsi" w:cstheme="minorHAnsi"/>
          <w:color w:val="000000"/>
          <w:sz w:val="20"/>
          <w:szCs w:val="20"/>
        </w:rPr>
        <w:t>This second fold is optional, but it helps to give guidance for where to put the holes.</w:t>
      </w:r>
    </w:p>
    <w:p w14:paraId="673C34C5" w14:textId="7777777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Punch holes where the dots are, and fold as folded in step 3.</w:t>
      </w:r>
    </w:p>
    <w:p w14:paraId="0BC161D4" w14:textId="7777777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Using the other side of the DBH tape, measure 1.5-2 cm (normal cm!) from furthest hole from band edge, mark a line on the bottom of the band that goes vertically </w:t>
      </w:r>
      <w:commentRangeStart w:id="10"/>
      <w:r w:rsidRPr="00EC4CA5">
        <w:rPr>
          <w:rFonts w:asciiTheme="minorHAnsi" w:hAnsiTheme="minorHAnsi" w:cstheme="minorHAnsi"/>
          <w:color w:val="000000"/>
          <w:sz w:val="22"/>
          <w:szCs w:val="22"/>
        </w:rPr>
        <w:t xml:space="preserve">halfway </w:t>
      </w:r>
      <w:commentRangeEnd w:id="10"/>
      <w:r w:rsidR="00CE7E89">
        <w:rPr>
          <w:rStyle w:val="CommentReference"/>
          <w:rFonts w:asciiTheme="minorHAnsi" w:eastAsiaTheme="minorHAnsi" w:hAnsiTheme="minorHAnsi" w:cstheme="minorBidi"/>
          <w:lang w:val="en-GB"/>
        </w:rPr>
        <w:commentReference w:id="10"/>
      </w:r>
      <w:r w:rsidRPr="00EC4CA5">
        <w:rPr>
          <w:rFonts w:asciiTheme="minorHAnsi" w:hAnsiTheme="minorHAnsi" w:cstheme="minorHAnsi"/>
          <w:color w:val="000000"/>
          <w:sz w:val="22"/>
          <w:szCs w:val="22"/>
        </w:rPr>
        <w:t>up the band.</w:t>
      </w:r>
    </w:p>
    <w:p w14:paraId="682BCA47" w14:textId="77777777" w:rsidR="00CE7E89" w:rsidRDefault="00EC4CA5" w:rsidP="00EC4CA5">
      <w:pPr>
        <w:pStyle w:val="NormalWeb"/>
        <w:numPr>
          <w:ilvl w:val="0"/>
          <w:numId w:val="4"/>
        </w:numPr>
        <w:spacing w:before="0" w:beforeAutospacing="0" w:after="0" w:afterAutospacing="0"/>
        <w:textAlignment w:val="baseline"/>
        <w:rPr>
          <w:ins w:id="11" w:author="Valentine Herrmann" w:date="2019-01-22T15:07:00Z"/>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Do the same thing 15 cm from that furthest </w:t>
      </w:r>
      <w:del w:id="12" w:author="Valentine Herrmann" w:date="2019-01-22T15:06:00Z">
        <w:r w:rsidRPr="00EC4CA5" w:rsidDel="00CE7E89">
          <w:rPr>
            <w:rFonts w:asciiTheme="minorHAnsi" w:hAnsiTheme="minorHAnsi" w:cstheme="minorHAnsi"/>
            <w:color w:val="000000"/>
            <w:sz w:val="22"/>
            <w:szCs w:val="22"/>
          </w:rPr>
          <w:delText>dot</w:delText>
        </w:r>
      </w:del>
      <w:ins w:id="13" w:author="Valentine Herrmann" w:date="2019-01-22T15:06:00Z">
        <w:r w:rsidR="00CE7E89">
          <w:rPr>
            <w:rFonts w:asciiTheme="minorHAnsi" w:hAnsiTheme="minorHAnsi" w:cstheme="minorHAnsi"/>
            <w:color w:val="000000"/>
            <w:sz w:val="22"/>
            <w:szCs w:val="22"/>
          </w:rPr>
          <w:t>hole</w:t>
        </w:r>
      </w:ins>
      <w:r w:rsidRPr="00EC4CA5">
        <w:rPr>
          <w:rFonts w:asciiTheme="minorHAnsi" w:hAnsiTheme="minorHAnsi" w:cstheme="minorHAnsi"/>
          <w:color w:val="000000"/>
          <w:sz w:val="22"/>
          <w:szCs w:val="22"/>
        </w:rPr>
        <w:t xml:space="preserve">. </w:t>
      </w:r>
    </w:p>
    <w:p w14:paraId="494AB3A1" w14:textId="77777777" w:rsidR="00CE7E89" w:rsidRDefault="00CE7E89" w:rsidP="00EC4CA5">
      <w:pPr>
        <w:pStyle w:val="NormalWeb"/>
        <w:numPr>
          <w:ilvl w:val="0"/>
          <w:numId w:val="4"/>
        </w:numPr>
        <w:spacing w:before="0" w:beforeAutospacing="0" w:after="0" w:afterAutospacing="0"/>
        <w:textAlignment w:val="baseline"/>
        <w:rPr>
          <w:ins w:id="14" w:author="Valentine Herrmann" w:date="2019-01-22T15:09:00Z"/>
          <w:rFonts w:asciiTheme="minorHAnsi" w:hAnsiTheme="minorHAnsi" w:cstheme="minorHAnsi"/>
          <w:color w:val="000000"/>
          <w:sz w:val="22"/>
          <w:szCs w:val="22"/>
        </w:rPr>
      </w:pPr>
      <w:ins w:id="15" w:author="Valentine Herrmann" w:date="2019-01-22T15:07:00Z">
        <w:r>
          <w:rPr>
            <w:rFonts w:asciiTheme="minorHAnsi" w:hAnsiTheme="minorHAnsi" w:cstheme="minorHAnsi"/>
            <w:color w:val="000000"/>
            <w:sz w:val="22"/>
            <w:szCs w:val="22"/>
          </w:rPr>
          <w:t xml:space="preserve">Connect the top of the two lines created in step 6 and 7. That should look like a </w:t>
        </w:r>
      </w:ins>
      <w:ins w:id="16" w:author="Valentine Herrmann" w:date="2019-01-22T15:08:00Z">
        <w:r>
          <w:rPr>
            <w:rFonts w:asciiTheme="minorHAnsi" w:hAnsiTheme="minorHAnsi" w:cstheme="minorHAnsi"/>
            <w:color w:val="000000"/>
            <w:sz w:val="22"/>
            <w:szCs w:val="22"/>
          </w:rPr>
          <w:t>~13cm line, parallel to the long edge of the band, about half-way up the width of the band.</w:t>
        </w:r>
      </w:ins>
    </w:p>
    <w:p w14:paraId="14D2C9F3" w14:textId="51D9F32A"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Cut out a “window” on the bottom of that band from the drawn lines.</w:t>
      </w:r>
    </w:p>
    <w:p w14:paraId="759A3123" w14:textId="29737022"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Roll up the band, tape, label with the length of band (in </w:t>
      </w:r>
      <w:proofErr w:type="spellStart"/>
      <w:r w:rsidRPr="00EC4CA5">
        <w:rPr>
          <w:rFonts w:asciiTheme="minorHAnsi" w:hAnsiTheme="minorHAnsi" w:cstheme="minorHAnsi"/>
          <w:color w:val="000000"/>
          <w:sz w:val="22"/>
          <w:szCs w:val="22"/>
        </w:rPr>
        <w:t>dcm</w:t>
      </w:r>
      <w:proofErr w:type="spellEnd"/>
      <w:proofErr w:type="gramStart"/>
      <w:r w:rsidRPr="00EC4CA5">
        <w:rPr>
          <w:rFonts w:asciiTheme="minorHAnsi" w:hAnsiTheme="minorHAnsi" w:cstheme="minorHAnsi"/>
          <w:color w:val="000000"/>
          <w:sz w:val="22"/>
          <w:szCs w:val="22"/>
        </w:rPr>
        <w:t>), and</w:t>
      </w:r>
      <w:proofErr w:type="gramEnd"/>
      <w:r w:rsidRPr="00EC4CA5">
        <w:rPr>
          <w:rFonts w:asciiTheme="minorHAnsi" w:hAnsiTheme="minorHAnsi" w:cstheme="minorHAnsi"/>
          <w:color w:val="000000"/>
          <w:sz w:val="22"/>
          <w:szCs w:val="22"/>
        </w:rPr>
        <w:t xml:space="preserve"> store it. Or, use right away</w:t>
      </w:r>
      <w:ins w:id="17" w:author="Valentine Herrmann" w:date="2019-01-22T15:09:00Z">
        <w:r w:rsidR="00CE7E89">
          <w:rPr>
            <w:rFonts w:asciiTheme="minorHAnsi" w:hAnsiTheme="minorHAnsi" w:cstheme="minorHAnsi"/>
            <w:color w:val="000000"/>
            <w:sz w:val="22"/>
            <w:szCs w:val="22"/>
          </w:rPr>
          <w:t xml:space="preserve"> (</w:t>
        </w:r>
      </w:ins>
      <w:ins w:id="18" w:author="Valentine Herrmann" w:date="2019-01-22T15:10:00Z">
        <w:r w:rsidR="00CE7E89">
          <w:rPr>
            <w:rFonts w:asciiTheme="minorHAnsi" w:hAnsiTheme="minorHAnsi" w:cstheme="minorHAnsi"/>
            <w:color w:val="000000"/>
            <w:sz w:val="22"/>
            <w:szCs w:val="22"/>
          </w:rPr>
          <w:t xml:space="preserve">see “IN </w:t>
        </w:r>
        <w:proofErr w:type="spellStart"/>
        <w:r w:rsidR="00CE7E89">
          <w:rPr>
            <w:rFonts w:asciiTheme="minorHAnsi" w:hAnsiTheme="minorHAnsi" w:cstheme="minorHAnsi"/>
            <w:color w:val="000000"/>
            <w:sz w:val="22"/>
            <w:szCs w:val="22"/>
          </w:rPr>
          <w:t>fIELD</w:t>
        </w:r>
        <w:proofErr w:type="spellEnd"/>
        <w:r w:rsidR="00CE7E89">
          <w:rPr>
            <w:rFonts w:asciiTheme="minorHAnsi" w:hAnsiTheme="minorHAnsi" w:cstheme="minorHAnsi"/>
            <w:color w:val="000000"/>
            <w:sz w:val="22"/>
            <w:szCs w:val="22"/>
          </w:rPr>
          <w:t>” section below</w:t>
        </w:r>
      </w:ins>
      <w:ins w:id="19" w:author="Valentine Herrmann" w:date="2019-01-22T15:09:00Z">
        <w:r w:rsidR="00CE7E89">
          <w:rPr>
            <w:rFonts w:asciiTheme="minorHAnsi" w:hAnsiTheme="minorHAnsi" w:cstheme="minorHAnsi"/>
            <w:color w:val="000000"/>
            <w:sz w:val="22"/>
            <w:szCs w:val="22"/>
          </w:rPr>
          <w:t>)</w:t>
        </w:r>
      </w:ins>
      <w:r w:rsidRPr="00EC4CA5">
        <w:rPr>
          <w:rFonts w:asciiTheme="minorHAnsi" w:hAnsiTheme="minorHAnsi" w:cstheme="minorHAnsi"/>
          <w:color w:val="000000"/>
          <w:sz w:val="22"/>
          <w:szCs w:val="22"/>
        </w:rPr>
        <w:t>.</w:t>
      </w:r>
    </w:p>
    <w:p w14:paraId="375BFEF5"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 </w:t>
      </w:r>
    </w:p>
    <w:p w14:paraId="5F50BE91"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IN FIELD</w:t>
      </w:r>
    </w:p>
    <w:p w14:paraId="37AB980B" w14:textId="64EB501B" w:rsidR="00EC4CA5" w:rsidRPr="00EC4CA5" w:rsidRDefault="00EC4CA5" w:rsidP="00EC4CA5">
      <w:pPr>
        <w:pStyle w:val="NormalWeb"/>
        <w:spacing w:before="0" w:beforeAutospacing="0" w:after="0" w:afterAutospacing="0"/>
        <w:rPr>
          <w:rFonts w:asciiTheme="minorHAnsi" w:hAnsiTheme="minorHAnsi" w:cstheme="minorHAnsi"/>
        </w:rPr>
      </w:pPr>
      <w:del w:id="20" w:author="Valentine Herrmann" w:date="2019-01-22T15:11:00Z">
        <w:r w:rsidRPr="00EC4CA5" w:rsidDel="00DD3137">
          <w:rPr>
            <w:rFonts w:asciiTheme="minorHAnsi" w:hAnsiTheme="minorHAnsi" w:cstheme="minorHAnsi"/>
            <w:color w:val="000000"/>
            <w:sz w:val="22"/>
            <w:szCs w:val="22"/>
          </w:rPr>
          <w:delText>1.</w:delText>
        </w:r>
      </w:del>
      <w:ins w:id="21" w:author="Valentine Herrmann" w:date="2019-01-22T15:11:00Z">
        <w:r w:rsidR="00DD3137">
          <w:rPr>
            <w:rFonts w:asciiTheme="minorHAnsi" w:hAnsiTheme="minorHAnsi" w:cstheme="minorHAnsi"/>
            <w:color w:val="000000"/>
            <w:sz w:val="22"/>
            <w:szCs w:val="22"/>
          </w:rPr>
          <w:t>Note:</w:t>
        </w:r>
      </w:ins>
      <w:r w:rsidRPr="00EC4CA5">
        <w:rPr>
          <w:rFonts w:asciiTheme="minorHAnsi" w:hAnsiTheme="minorHAnsi" w:cstheme="minorHAnsi"/>
          <w:color w:val="000000"/>
          <w:sz w:val="22"/>
          <w:szCs w:val="22"/>
        </w:rPr>
        <w:t xml:space="preserve"> For bigger trees, </w:t>
      </w:r>
      <w:ins w:id="22" w:author="Valentine Herrmann" w:date="2019-01-22T15:10:00Z">
        <w:r w:rsidR="00CE7E89">
          <w:rPr>
            <w:rFonts w:asciiTheme="minorHAnsi" w:hAnsiTheme="minorHAnsi" w:cstheme="minorHAnsi"/>
            <w:color w:val="000000"/>
            <w:sz w:val="22"/>
            <w:szCs w:val="22"/>
          </w:rPr>
          <w:t xml:space="preserve">you will </w:t>
        </w:r>
      </w:ins>
      <w:r w:rsidRPr="00EC4CA5">
        <w:rPr>
          <w:rFonts w:asciiTheme="minorHAnsi" w:hAnsiTheme="minorHAnsi" w:cstheme="minorHAnsi"/>
          <w:color w:val="000000"/>
          <w:sz w:val="22"/>
          <w:szCs w:val="22"/>
        </w:rPr>
        <w:t xml:space="preserve">need someone to help put on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so it’s at </w:t>
      </w:r>
      <w:ins w:id="23" w:author="Valentine Herrmann" w:date="2019-01-22T15:10:00Z">
        <w:r w:rsidR="00CE7E89">
          <w:rPr>
            <w:rFonts w:asciiTheme="minorHAnsi" w:hAnsiTheme="minorHAnsi" w:cstheme="minorHAnsi"/>
            <w:color w:val="000000"/>
            <w:sz w:val="22"/>
            <w:szCs w:val="22"/>
          </w:rPr>
          <w:t xml:space="preserve">breast </w:t>
        </w:r>
        <w:proofErr w:type="spellStart"/>
        <w:r w:rsidR="00CE7E89">
          <w:rPr>
            <w:rFonts w:asciiTheme="minorHAnsi" w:hAnsiTheme="minorHAnsi" w:cstheme="minorHAnsi"/>
            <w:color w:val="000000"/>
            <w:sz w:val="22"/>
            <w:szCs w:val="22"/>
          </w:rPr>
          <w:t>hight</w:t>
        </w:r>
      </w:ins>
      <w:proofErr w:type="spellEnd"/>
      <w:del w:id="24" w:author="Valentine Herrmann" w:date="2019-01-22T15:10:00Z">
        <w:r w:rsidRPr="00EC4CA5" w:rsidDel="00CE7E89">
          <w:rPr>
            <w:rFonts w:asciiTheme="minorHAnsi" w:hAnsiTheme="minorHAnsi" w:cstheme="minorHAnsi"/>
            <w:color w:val="000000"/>
            <w:sz w:val="22"/>
            <w:szCs w:val="22"/>
          </w:rPr>
          <w:delText xml:space="preserve">DBH </w:delText>
        </w:r>
      </w:del>
      <w:ins w:id="25" w:author="Valentine Herrmann" w:date="2019-01-22T15:10:00Z">
        <w:r w:rsidR="00CE7E89">
          <w:rPr>
            <w:rFonts w:asciiTheme="minorHAnsi" w:hAnsiTheme="minorHAnsi" w:cstheme="minorHAnsi"/>
            <w:color w:val="000000"/>
            <w:sz w:val="22"/>
            <w:szCs w:val="22"/>
          </w:rPr>
          <w:t xml:space="preserve"> </w:t>
        </w:r>
      </w:ins>
      <w:r w:rsidRPr="00EC4CA5">
        <w:rPr>
          <w:rFonts w:asciiTheme="minorHAnsi" w:hAnsiTheme="minorHAnsi" w:cstheme="minorHAnsi"/>
          <w:color w:val="000000"/>
          <w:sz w:val="22"/>
          <w:szCs w:val="22"/>
        </w:rPr>
        <w:t>all the way around.</w:t>
      </w:r>
    </w:p>
    <w:p w14:paraId="38BA560D" w14:textId="1E6F39A1" w:rsidR="00DD3137" w:rsidRPr="00DD3137" w:rsidRDefault="00DD3137" w:rsidP="00DD3137">
      <w:pPr>
        <w:pStyle w:val="NormalWeb"/>
        <w:numPr>
          <w:ilvl w:val="0"/>
          <w:numId w:val="9"/>
        </w:numPr>
        <w:spacing w:before="0" w:beforeAutospacing="0" w:after="0" w:afterAutospacing="0"/>
        <w:rPr>
          <w:ins w:id="26" w:author="Valentine Herrmann" w:date="2019-01-22T15:15:00Z"/>
          <w:rFonts w:asciiTheme="minorHAnsi" w:hAnsiTheme="minorHAnsi" w:cstheme="minorHAnsi"/>
          <w:rPrChange w:id="27" w:author="Valentine Herrmann" w:date="2019-01-22T15:15:00Z">
            <w:rPr>
              <w:ins w:id="28" w:author="Valentine Herrmann" w:date="2019-01-22T15:15:00Z"/>
              <w:rFonts w:asciiTheme="minorHAnsi" w:hAnsiTheme="minorHAnsi" w:cstheme="minorHAnsi"/>
              <w:color w:val="000000"/>
              <w:sz w:val="22"/>
              <w:szCs w:val="22"/>
            </w:rPr>
          </w:rPrChange>
        </w:rPr>
      </w:pPr>
      <w:commentRangeStart w:id="29"/>
      <w:ins w:id="30" w:author="Valentine Herrmann" w:date="2019-01-22T15:15:00Z">
        <w:r>
          <w:rPr>
            <w:rFonts w:asciiTheme="minorHAnsi" w:hAnsiTheme="minorHAnsi" w:cstheme="minorHAnsi"/>
          </w:rPr>
          <w:t>Install a spring where you punched the holes</w:t>
        </w:r>
      </w:ins>
      <w:commentRangeEnd w:id="29"/>
      <w:ins w:id="31" w:author="Valentine Herrmann" w:date="2019-01-22T15:16:00Z">
        <w:r>
          <w:rPr>
            <w:rStyle w:val="CommentReference"/>
            <w:rFonts w:asciiTheme="minorHAnsi" w:eastAsiaTheme="minorHAnsi" w:hAnsiTheme="minorHAnsi" w:cstheme="minorBidi"/>
            <w:lang w:val="en-GB"/>
          </w:rPr>
          <w:commentReference w:id="29"/>
        </w:r>
      </w:ins>
    </w:p>
    <w:p w14:paraId="7006E0BB" w14:textId="59D1D677" w:rsidR="00DD3137" w:rsidRPr="00DD3137" w:rsidRDefault="00EC4CA5" w:rsidP="00DD3137">
      <w:pPr>
        <w:pStyle w:val="NormalWeb"/>
        <w:numPr>
          <w:ilvl w:val="0"/>
          <w:numId w:val="9"/>
        </w:numPr>
        <w:spacing w:before="0" w:beforeAutospacing="0" w:after="0" w:afterAutospacing="0"/>
        <w:rPr>
          <w:ins w:id="32" w:author="Valentine Herrmann" w:date="2019-01-22T15:12:00Z"/>
          <w:rFonts w:asciiTheme="minorHAnsi" w:hAnsiTheme="minorHAnsi" w:cstheme="minorHAnsi"/>
          <w:rPrChange w:id="33" w:author="Valentine Herrmann" w:date="2019-01-22T15:12:00Z">
            <w:rPr>
              <w:ins w:id="34" w:author="Valentine Herrmann" w:date="2019-01-22T15:12:00Z"/>
              <w:rFonts w:asciiTheme="minorHAnsi" w:hAnsiTheme="minorHAnsi" w:cstheme="minorHAnsi"/>
              <w:color w:val="000000"/>
              <w:sz w:val="22"/>
              <w:szCs w:val="22"/>
            </w:rPr>
          </w:rPrChange>
        </w:rPr>
      </w:pPr>
      <w:del w:id="35" w:author="Valentine Herrmann" w:date="2019-01-22T15:12:00Z">
        <w:r w:rsidRPr="00EC4CA5" w:rsidDel="00DD3137">
          <w:rPr>
            <w:rFonts w:asciiTheme="minorHAnsi" w:hAnsiTheme="minorHAnsi" w:cstheme="minorHAnsi"/>
            <w:color w:val="000000"/>
            <w:sz w:val="22"/>
            <w:szCs w:val="22"/>
          </w:rPr>
          <w:delText xml:space="preserve">2. </w:delText>
        </w:r>
      </w:del>
      <w:r w:rsidRPr="00EC4CA5">
        <w:rPr>
          <w:rFonts w:asciiTheme="minorHAnsi" w:hAnsiTheme="minorHAnsi" w:cstheme="minorHAnsi"/>
          <w:color w:val="000000"/>
          <w:sz w:val="22"/>
          <w:szCs w:val="22"/>
        </w:rPr>
        <w:t xml:space="preserve">Wrap band around </w:t>
      </w:r>
      <w:ins w:id="36" w:author="Valentine Herrmann" w:date="2019-01-22T15:20:00Z">
        <w:r w:rsidR="00DD3137">
          <w:rPr>
            <w:rFonts w:asciiTheme="minorHAnsi" w:hAnsiTheme="minorHAnsi" w:cstheme="minorHAnsi"/>
            <w:color w:val="000000"/>
            <w:sz w:val="22"/>
            <w:szCs w:val="22"/>
          </w:rPr>
          <w:t xml:space="preserve">the </w:t>
        </w:r>
      </w:ins>
      <w:r w:rsidRPr="00EC4CA5">
        <w:rPr>
          <w:rFonts w:asciiTheme="minorHAnsi" w:hAnsiTheme="minorHAnsi" w:cstheme="minorHAnsi"/>
          <w:color w:val="000000"/>
          <w:sz w:val="22"/>
          <w:szCs w:val="22"/>
        </w:rPr>
        <w:t>tree</w:t>
      </w:r>
    </w:p>
    <w:p w14:paraId="541FBAD1" w14:textId="52846524" w:rsidR="00DD3137" w:rsidRPr="00B2068F" w:rsidRDefault="00DD3137" w:rsidP="00DD3137">
      <w:pPr>
        <w:pStyle w:val="NormalWeb"/>
        <w:numPr>
          <w:ilvl w:val="0"/>
          <w:numId w:val="9"/>
        </w:numPr>
        <w:spacing w:before="0" w:beforeAutospacing="0" w:after="0" w:afterAutospacing="0"/>
        <w:rPr>
          <w:ins w:id="37" w:author="Valentine Herrmann" w:date="2019-01-22T15:21:00Z"/>
          <w:rFonts w:asciiTheme="minorHAnsi" w:hAnsiTheme="minorHAnsi" w:cstheme="minorHAnsi"/>
          <w:rPrChange w:id="38" w:author="Valentine Herrmann" w:date="2019-01-22T15:21:00Z">
            <w:rPr>
              <w:ins w:id="39" w:author="Valentine Herrmann" w:date="2019-01-22T15:21:00Z"/>
              <w:rFonts w:asciiTheme="minorHAnsi" w:hAnsiTheme="minorHAnsi" w:cstheme="minorHAnsi"/>
              <w:color w:val="000000"/>
              <w:sz w:val="22"/>
              <w:szCs w:val="22"/>
            </w:rPr>
          </w:rPrChange>
        </w:rPr>
      </w:pPr>
      <w:ins w:id="40" w:author="Valentine Herrmann" w:date="2019-01-22T15:12:00Z">
        <w:r>
          <w:rPr>
            <w:rFonts w:asciiTheme="minorHAnsi" w:hAnsiTheme="minorHAnsi" w:cstheme="minorHAnsi"/>
            <w:color w:val="000000"/>
            <w:sz w:val="22"/>
            <w:szCs w:val="22"/>
          </w:rPr>
          <w:t xml:space="preserve">Slide the loose end of the band inside the clip, </w:t>
        </w:r>
      </w:ins>
      <w:ins w:id="41" w:author="Valentine Herrmann" w:date="2019-01-22T15:13:00Z">
        <w:r>
          <w:rPr>
            <w:rFonts w:asciiTheme="minorHAnsi" w:hAnsiTheme="minorHAnsi" w:cstheme="minorHAnsi"/>
            <w:color w:val="000000"/>
            <w:sz w:val="22"/>
            <w:szCs w:val="22"/>
          </w:rPr>
          <w:t>on the tree side.</w:t>
        </w:r>
      </w:ins>
    </w:p>
    <w:p w14:paraId="3C290AE4" w14:textId="5BA581C2" w:rsidR="00B2068F" w:rsidRPr="00DD3137" w:rsidRDefault="00B2068F" w:rsidP="00DD3137">
      <w:pPr>
        <w:pStyle w:val="NormalWeb"/>
        <w:numPr>
          <w:ilvl w:val="0"/>
          <w:numId w:val="9"/>
        </w:numPr>
        <w:spacing w:before="0" w:beforeAutospacing="0" w:after="0" w:afterAutospacing="0"/>
        <w:rPr>
          <w:ins w:id="42" w:author="Valentine Herrmann" w:date="2019-01-22T15:13:00Z"/>
          <w:rFonts w:asciiTheme="minorHAnsi" w:hAnsiTheme="minorHAnsi" w:cstheme="minorHAnsi"/>
          <w:rPrChange w:id="43" w:author="Valentine Herrmann" w:date="2019-01-22T15:13:00Z">
            <w:rPr>
              <w:ins w:id="44" w:author="Valentine Herrmann" w:date="2019-01-22T15:13:00Z"/>
              <w:rFonts w:asciiTheme="minorHAnsi" w:hAnsiTheme="minorHAnsi" w:cstheme="minorHAnsi"/>
              <w:color w:val="000000"/>
              <w:sz w:val="22"/>
              <w:szCs w:val="22"/>
            </w:rPr>
          </w:rPrChange>
        </w:rPr>
      </w:pPr>
      <w:ins w:id="45" w:author="Valentine Herrmann" w:date="2019-01-22T15:21:00Z">
        <w:r>
          <w:rPr>
            <w:rFonts w:asciiTheme="minorHAnsi" w:hAnsiTheme="minorHAnsi" w:cstheme="minorHAnsi"/>
          </w:rPr>
          <w:t>Wrap the band tightly</w:t>
        </w:r>
      </w:ins>
    </w:p>
    <w:p w14:paraId="29AD3F21" w14:textId="39C01C4C" w:rsidR="00DD3137" w:rsidRPr="00DD3137" w:rsidRDefault="00EC4CA5" w:rsidP="00DD3137">
      <w:pPr>
        <w:pStyle w:val="NormalWeb"/>
        <w:numPr>
          <w:ilvl w:val="0"/>
          <w:numId w:val="9"/>
        </w:numPr>
        <w:spacing w:before="0" w:beforeAutospacing="0" w:after="0" w:afterAutospacing="0"/>
        <w:rPr>
          <w:ins w:id="46" w:author="Valentine Herrmann" w:date="2019-01-22T15:16:00Z"/>
          <w:rFonts w:asciiTheme="minorHAnsi" w:hAnsiTheme="minorHAnsi" w:cstheme="minorHAnsi"/>
          <w:rPrChange w:id="47" w:author="Valentine Herrmann" w:date="2019-01-22T15:16:00Z">
            <w:rPr>
              <w:ins w:id="48" w:author="Valentine Herrmann" w:date="2019-01-22T15:16:00Z"/>
              <w:rFonts w:asciiTheme="minorHAnsi" w:hAnsiTheme="minorHAnsi" w:cstheme="minorHAnsi"/>
              <w:color w:val="000000"/>
              <w:sz w:val="22"/>
              <w:szCs w:val="22"/>
            </w:rPr>
          </w:rPrChange>
        </w:rPr>
      </w:pPr>
      <w:del w:id="49" w:author="Valentine Herrmann" w:date="2019-01-22T15:13:00Z">
        <w:r w:rsidRPr="00EC4CA5" w:rsidDel="00DD3137">
          <w:rPr>
            <w:rFonts w:asciiTheme="minorHAnsi" w:hAnsiTheme="minorHAnsi" w:cstheme="minorHAnsi"/>
            <w:color w:val="000000"/>
            <w:sz w:val="22"/>
            <w:szCs w:val="22"/>
          </w:rPr>
          <w:delText xml:space="preserve"> and put su</w:delText>
        </w:r>
      </w:del>
      <w:del w:id="50" w:author="Valentine Herrmann" w:date="2019-01-22T15:14:00Z">
        <w:r w:rsidRPr="00EC4CA5" w:rsidDel="00DD3137">
          <w:rPr>
            <w:rFonts w:asciiTheme="minorHAnsi" w:hAnsiTheme="minorHAnsi" w:cstheme="minorHAnsi"/>
            <w:color w:val="000000"/>
            <w:sz w:val="22"/>
            <w:szCs w:val="22"/>
          </w:rPr>
          <w:delText>ch that the end</w:delText>
        </w:r>
      </w:del>
      <w:del w:id="51" w:author="Valentine Herrmann" w:date="2019-01-22T15:20:00Z">
        <w:r w:rsidRPr="00EC4CA5" w:rsidDel="00DD3137">
          <w:rPr>
            <w:rFonts w:asciiTheme="minorHAnsi" w:hAnsiTheme="minorHAnsi" w:cstheme="minorHAnsi"/>
            <w:color w:val="000000"/>
            <w:sz w:val="22"/>
            <w:szCs w:val="22"/>
          </w:rPr>
          <w:delText xml:space="preserve"> is about 1cm from the edge of the window. This is so that if the tree shrinks in diameter we can still measure it.</w:delText>
        </w:r>
      </w:del>
      <w:ins w:id="52" w:author="Valentine Herrmann" w:date="2019-01-22T15:15:00Z">
        <w:r w:rsidR="00DD3137">
          <w:rPr>
            <w:rFonts w:asciiTheme="minorHAnsi" w:hAnsiTheme="minorHAnsi" w:cstheme="minorHAnsi"/>
            <w:color w:val="000000"/>
            <w:sz w:val="22"/>
            <w:szCs w:val="22"/>
          </w:rPr>
          <w:t>Hol</w:t>
        </w:r>
      </w:ins>
      <w:ins w:id="53" w:author="Valentine Herrmann" w:date="2019-01-22T15:16:00Z">
        <w:r w:rsidR="00DD3137">
          <w:rPr>
            <w:rFonts w:asciiTheme="minorHAnsi" w:hAnsiTheme="minorHAnsi" w:cstheme="minorHAnsi"/>
            <w:color w:val="000000"/>
            <w:sz w:val="22"/>
            <w:szCs w:val="22"/>
          </w:rPr>
          <w:t>d</w:t>
        </w:r>
      </w:ins>
      <w:ins w:id="54" w:author="Valentine Herrmann" w:date="2019-01-22T15:15:00Z">
        <w:r w:rsidR="00DD3137">
          <w:rPr>
            <w:rFonts w:asciiTheme="minorHAnsi" w:hAnsiTheme="minorHAnsi" w:cstheme="minorHAnsi"/>
            <w:color w:val="000000"/>
            <w:sz w:val="22"/>
            <w:szCs w:val="22"/>
          </w:rPr>
          <w:t xml:space="preserve"> the two layers of the band</w:t>
        </w:r>
      </w:ins>
      <w:ins w:id="55" w:author="Valentine Herrmann" w:date="2019-01-22T15:16:00Z">
        <w:r w:rsidR="00DD3137">
          <w:rPr>
            <w:rFonts w:asciiTheme="minorHAnsi" w:hAnsiTheme="minorHAnsi" w:cstheme="minorHAnsi"/>
            <w:color w:val="000000"/>
            <w:sz w:val="22"/>
            <w:szCs w:val="22"/>
          </w:rPr>
          <w:t xml:space="preserve"> tightly with one hand.</w:t>
        </w:r>
      </w:ins>
    </w:p>
    <w:p w14:paraId="3334B945" w14:textId="0163E5BF" w:rsidR="00DD3137" w:rsidRDefault="00DD3137" w:rsidP="00DD3137">
      <w:pPr>
        <w:pStyle w:val="NormalWeb"/>
        <w:numPr>
          <w:ilvl w:val="0"/>
          <w:numId w:val="9"/>
        </w:numPr>
        <w:spacing w:before="0" w:beforeAutospacing="0" w:after="0" w:afterAutospacing="0"/>
        <w:rPr>
          <w:ins w:id="56" w:author="Valentine Herrmann" w:date="2019-01-22T15:17:00Z"/>
          <w:rFonts w:asciiTheme="minorHAnsi" w:hAnsiTheme="minorHAnsi" w:cstheme="minorHAnsi"/>
        </w:rPr>
      </w:pPr>
      <w:ins w:id="57" w:author="Valentine Herrmann" w:date="2019-01-22T15:16:00Z">
        <w:r>
          <w:rPr>
            <w:rFonts w:asciiTheme="minorHAnsi" w:hAnsiTheme="minorHAnsi" w:cstheme="minorHAnsi"/>
          </w:rPr>
          <w:t xml:space="preserve">With the other hand, pull the spring </w:t>
        </w:r>
      </w:ins>
      <w:ins w:id="58" w:author="Valentine Herrmann" w:date="2019-01-22T15:17:00Z">
        <w:r>
          <w:rPr>
            <w:rFonts w:asciiTheme="minorHAnsi" w:hAnsiTheme="minorHAnsi" w:cstheme="minorHAnsi"/>
          </w:rPr>
          <w:t xml:space="preserve">away from the edge of the band it is attached too. </w:t>
        </w:r>
      </w:ins>
    </w:p>
    <w:p w14:paraId="3F916A31" w14:textId="7D82FBA2" w:rsidR="00DD3137" w:rsidRDefault="00DD3137" w:rsidP="00DD3137">
      <w:pPr>
        <w:pStyle w:val="NormalWeb"/>
        <w:numPr>
          <w:ilvl w:val="0"/>
          <w:numId w:val="9"/>
        </w:numPr>
        <w:spacing w:before="0" w:beforeAutospacing="0" w:after="0" w:afterAutospacing="0"/>
        <w:rPr>
          <w:ins w:id="59" w:author="Valentine Herrmann" w:date="2019-01-22T15:18:00Z"/>
          <w:rFonts w:asciiTheme="minorHAnsi" w:hAnsiTheme="minorHAnsi" w:cstheme="minorHAnsi"/>
        </w:rPr>
      </w:pPr>
      <w:ins w:id="60" w:author="Valentine Herrmann" w:date="2019-01-22T15:17:00Z">
        <w:r>
          <w:rPr>
            <w:rFonts w:asciiTheme="minorHAnsi" w:hAnsiTheme="minorHAnsi" w:cstheme="minorHAnsi"/>
          </w:rPr>
          <w:t>Mark where the loose end of the spring</w:t>
        </w:r>
      </w:ins>
      <w:ins w:id="61" w:author="Valentine Herrmann" w:date="2019-01-22T15:18:00Z">
        <w:r>
          <w:rPr>
            <w:rFonts w:asciiTheme="minorHAnsi" w:hAnsiTheme="minorHAnsi" w:cstheme="minorHAnsi"/>
          </w:rPr>
          <w:t xml:space="preserve"> is when you pull it ~10% of it stretch</w:t>
        </w:r>
      </w:ins>
      <w:ins w:id="62" w:author="Valentine Herrmann" w:date="2019-01-22T15:19:00Z">
        <w:r>
          <w:rPr>
            <w:rFonts w:asciiTheme="minorHAnsi" w:hAnsiTheme="minorHAnsi" w:cstheme="minorHAnsi"/>
          </w:rPr>
          <w:t>.</w:t>
        </w:r>
      </w:ins>
    </w:p>
    <w:p w14:paraId="3A4B38A2" w14:textId="3D5D09B9" w:rsidR="00DD3137" w:rsidRDefault="00DD3137" w:rsidP="00DD3137">
      <w:pPr>
        <w:pStyle w:val="NormalWeb"/>
        <w:numPr>
          <w:ilvl w:val="0"/>
          <w:numId w:val="9"/>
        </w:numPr>
        <w:spacing w:before="0" w:beforeAutospacing="0" w:after="0" w:afterAutospacing="0"/>
        <w:rPr>
          <w:ins w:id="63" w:author="Valentine Herrmann" w:date="2019-01-22T15:21:00Z"/>
          <w:rFonts w:asciiTheme="minorHAnsi" w:hAnsiTheme="minorHAnsi" w:cstheme="minorHAnsi"/>
        </w:rPr>
      </w:pPr>
      <w:ins w:id="64" w:author="Valentine Herrmann" w:date="2019-01-22T15:19:00Z">
        <w:r>
          <w:rPr>
            <w:rFonts w:asciiTheme="minorHAnsi" w:hAnsiTheme="minorHAnsi" w:cstheme="minorHAnsi"/>
          </w:rPr>
          <w:t>Punch a hole in the band at the mark created in step 7. (</w:t>
        </w:r>
      </w:ins>
      <w:ins w:id="65" w:author="Valentine Herrmann" w:date="2019-01-22T15:20:00Z">
        <w:r>
          <w:rPr>
            <w:rFonts w:asciiTheme="minorHAnsi" w:hAnsiTheme="minorHAnsi" w:cstheme="minorHAnsi"/>
          </w:rPr>
          <w:t xml:space="preserve">you will have to </w:t>
        </w:r>
        <w:proofErr w:type="spellStart"/>
        <w:r>
          <w:rPr>
            <w:rFonts w:asciiTheme="minorHAnsi" w:hAnsiTheme="minorHAnsi" w:cstheme="minorHAnsi"/>
          </w:rPr>
          <w:t>losen</w:t>
        </w:r>
        <w:proofErr w:type="spellEnd"/>
        <w:r>
          <w:rPr>
            <w:rFonts w:asciiTheme="minorHAnsi" w:hAnsiTheme="minorHAnsi" w:cstheme="minorHAnsi"/>
          </w:rPr>
          <w:t xml:space="preserve"> up the band for that)</w:t>
        </w:r>
      </w:ins>
    </w:p>
    <w:p w14:paraId="354AC6AA" w14:textId="1BCF02E2" w:rsidR="00B2068F" w:rsidRDefault="00B2068F" w:rsidP="00DD3137">
      <w:pPr>
        <w:pStyle w:val="NormalWeb"/>
        <w:numPr>
          <w:ilvl w:val="0"/>
          <w:numId w:val="9"/>
        </w:numPr>
        <w:spacing w:before="0" w:beforeAutospacing="0" w:after="0" w:afterAutospacing="0"/>
        <w:rPr>
          <w:ins w:id="66" w:author="Valentine Herrmann" w:date="2019-01-22T15:19:00Z"/>
          <w:rFonts w:asciiTheme="minorHAnsi" w:hAnsiTheme="minorHAnsi" w:cstheme="minorHAnsi"/>
        </w:rPr>
      </w:pPr>
      <w:proofErr w:type="spellStart"/>
      <w:ins w:id="67" w:author="Valentine Herrmann" w:date="2019-01-22T15:22:00Z">
        <w:r>
          <w:rPr>
            <w:rFonts w:asciiTheme="minorHAnsi" w:hAnsiTheme="minorHAnsi" w:cstheme="minorHAnsi"/>
          </w:rPr>
          <w:t>Thighten</w:t>
        </w:r>
        <w:proofErr w:type="spellEnd"/>
        <w:r>
          <w:rPr>
            <w:rFonts w:asciiTheme="minorHAnsi" w:hAnsiTheme="minorHAnsi" w:cstheme="minorHAnsi"/>
          </w:rPr>
          <w:t xml:space="preserve"> the band again and attach the loose end of the </w:t>
        </w:r>
        <w:proofErr w:type="spellStart"/>
        <w:r>
          <w:rPr>
            <w:rFonts w:asciiTheme="minorHAnsi" w:hAnsiTheme="minorHAnsi" w:cstheme="minorHAnsi"/>
          </w:rPr>
          <w:t>the</w:t>
        </w:r>
        <w:proofErr w:type="spellEnd"/>
        <w:r>
          <w:rPr>
            <w:rFonts w:asciiTheme="minorHAnsi" w:hAnsiTheme="minorHAnsi" w:cstheme="minorHAnsi"/>
          </w:rPr>
          <w:t xml:space="preserve"> spring to the new hole</w:t>
        </w:r>
      </w:ins>
      <w:ins w:id="68" w:author="Valentine Herrmann" w:date="2019-01-22T15:21:00Z">
        <w:r>
          <w:rPr>
            <w:rFonts w:asciiTheme="minorHAnsi" w:hAnsiTheme="minorHAnsi" w:cstheme="minorHAnsi"/>
          </w:rPr>
          <w:t xml:space="preserve"> </w:t>
        </w:r>
      </w:ins>
    </w:p>
    <w:p w14:paraId="57E82C1D" w14:textId="26C48CEC" w:rsidR="00DD3137" w:rsidRPr="00B2068F" w:rsidRDefault="00B2068F" w:rsidP="00805EFC">
      <w:pPr>
        <w:pStyle w:val="NormalWeb"/>
        <w:numPr>
          <w:ilvl w:val="0"/>
          <w:numId w:val="9"/>
        </w:numPr>
        <w:spacing w:before="0" w:beforeAutospacing="0" w:after="0" w:afterAutospacing="0"/>
        <w:rPr>
          <w:rFonts w:asciiTheme="minorHAnsi" w:hAnsiTheme="minorHAnsi" w:cstheme="minorHAnsi"/>
        </w:rPr>
        <w:pPrChange w:id="69" w:author="Valentine Herrmann" w:date="2019-01-22T15:12:00Z">
          <w:pPr>
            <w:pStyle w:val="NormalWeb"/>
            <w:spacing w:before="0" w:beforeAutospacing="0" w:after="0" w:afterAutospacing="0"/>
          </w:pPr>
        </w:pPrChange>
      </w:pPr>
      <w:ins w:id="70" w:author="Valentine Herrmann" w:date="2019-01-22T15:22:00Z">
        <w:r w:rsidRPr="00B2068F">
          <w:rPr>
            <w:rFonts w:asciiTheme="minorHAnsi" w:hAnsiTheme="minorHAnsi" w:cstheme="minorHAnsi"/>
            <w:color w:val="000000"/>
            <w:sz w:val="22"/>
            <w:szCs w:val="22"/>
          </w:rPr>
          <w:t>After making sure the band is well positioned around</w:t>
        </w:r>
        <w:r w:rsidRPr="00B2068F">
          <w:rPr>
            <w:rFonts w:asciiTheme="minorHAnsi" w:hAnsiTheme="minorHAnsi" w:cstheme="minorHAnsi"/>
            <w:color w:val="000000"/>
            <w:sz w:val="22"/>
            <w:szCs w:val="22"/>
            <w:rPrChange w:id="71" w:author="Valentine Herrmann" w:date="2019-01-22T15:25:00Z">
              <w:rPr>
                <w:rFonts w:asciiTheme="minorHAnsi" w:hAnsiTheme="minorHAnsi" w:cstheme="minorHAnsi"/>
                <w:color w:val="000000"/>
                <w:sz w:val="22"/>
                <w:szCs w:val="22"/>
              </w:rPr>
            </w:rPrChange>
          </w:rPr>
          <w:t xml:space="preserve"> the tree and </w:t>
        </w:r>
      </w:ins>
      <w:ins w:id="72" w:author="Valentine Herrmann" w:date="2019-01-22T15:23:00Z">
        <w:r w:rsidRPr="00B2068F">
          <w:rPr>
            <w:rFonts w:asciiTheme="minorHAnsi" w:hAnsiTheme="minorHAnsi" w:cstheme="minorHAnsi"/>
            <w:color w:val="000000"/>
            <w:sz w:val="22"/>
            <w:szCs w:val="22"/>
            <w:rPrChange w:id="73" w:author="Valentine Herrmann" w:date="2019-01-22T15:25:00Z">
              <w:rPr>
                <w:rFonts w:asciiTheme="minorHAnsi" w:hAnsiTheme="minorHAnsi" w:cstheme="minorHAnsi"/>
                <w:color w:val="000000"/>
                <w:sz w:val="22"/>
                <w:szCs w:val="22"/>
              </w:rPr>
            </w:rPrChange>
          </w:rPr>
          <w:t xml:space="preserve">that the spring has room to contract in case the tree bole </w:t>
        </w:r>
        <w:proofErr w:type="spellStart"/>
        <w:r w:rsidRPr="00B2068F">
          <w:rPr>
            <w:rFonts w:asciiTheme="minorHAnsi" w:hAnsiTheme="minorHAnsi" w:cstheme="minorHAnsi"/>
            <w:color w:val="000000"/>
            <w:sz w:val="22"/>
            <w:szCs w:val="22"/>
            <w:rPrChange w:id="74" w:author="Valentine Herrmann" w:date="2019-01-22T15:25:00Z">
              <w:rPr>
                <w:rFonts w:asciiTheme="minorHAnsi" w:hAnsiTheme="minorHAnsi" w:cstheme="minorHAnsi"/>
                <w:color w:val="000000"/>
                <w:sz w:val="22"/>
                <w:szCs w:val="22"/>
              </w:rPr>
            </w:rPrChange>
          </w:rPr>
          <w:t>shinks</w:t>
        </w:r>
        <w:proofErr w:type="spellEnd"/>
        <w:r w:rsidRPr="00B2068F">
          <w:rPr>
            <w:rFonts w:asciiTheme="minorHAnsi" w:hAnsiTheme="minorHAnsi" w:cstheme="minorHAnsi"/>
            <w:color w:val="000000"/>
            <w:sz w:val="22"/>
            <w:szCs w:val="22"/>
            <w:rPrChange w:id="75" w:author="Valentine Herrmann" w:date="2019-01-22T15:25:00Z">
              <w:rPr>
                <w:rFonts w:asciiTheme="minorHAnsi" w:hAnsiTheme="minorHAnsi" w:cstheme="minorHAnsi"/>
                <w:color w:val="000000"/>
                <w:sz w:val="22"/>
                <w:szCs w:val="22"/>
              </w:rPr>
            </w:rPrChange>
          </w:rPr>
          <w:t xml:space="preserve">, cut the (not so loose anymore) end of the band </w:t>
        </w:r>
      </w:ins>
      <w:ins w:id="76" w:author="Valentine Herrmann" w:date="2019-01-22T15:20:00Z">
        <w:r w:rsidR="00DD3137" w:rsidRPr="00B2068F">
          <w:rPr>
            <w:rFonts w:asciiTheme="minorHAnsi" w:hAnsiTheme="minorHAnsi" w:cstheme="minorHAnsi"/>
            <w:color w:val="000000"/>
            <w:sz w:val="22"/>
            <w:szCs w:val="22"/>
            <w:rPrChange w:id="77" w:author="Valentine Herrmann" w:date="2019-01-22T15:25:00Z">
              <w:rPr>
                <w:rFonts w:asciiTheme="minorHAnsi" w:hAnsiTheme="minorHAnsi" w:cstheme="minorHAnsi"/>
                <w:color w:val="000000"/>
                <w:sz w:val="22"/>
                <w:szCs w:val="22"/>
              </w:rPr>
            </w:rPrChange>
          </w:rPr>
          <w:t>about 1cm from the edge of the window</w:t>
        </w:r>
      </w:ins>
      <w:ins w:id="78" w:author="Valentine Herrmann" w:date="2019-01-22T15:24:00Z">
        <w:r w:rsidRPr="00B2068F">
          <w:rPr>
            <w:rFonts w:asciiTheme="minorHAnsi" w:hAnsiTheme="minorHAnsi" w:cstheme="minorHAnsi"/>
            <w:color w:val="000000"/>
            <w:sz w:val="22"/>
            <w:szCs w:val="22"/>
            <w:rPrChange w:id="79" w:author="Valentine Herrmann" w:date="2019-01-22T15:25:00Z">
              <w:rPr>
                <w:rFonts w:asciiTheme="minorHAnsi" w:hAnsiTheme="minorHAnsi" w:cstheme="minorHAnsi"/>
                <w:color w:val="000000"/>
                <w:sz w:val="22"/>
                <w:szCs w:val="22"/>
              </w:rPr>
            </w:rPrChange>
          </w:rPr>
          <w:t xml:space="preserve"> that is the furthest from the spring</w:t>
        </w:r>
      </w:ins>
      <w:ins w:id="80" w:author="Valentine Herrmann" w:date="2019-01-22T15:20:00Z">
        <w:r w:rsidR="00DD3137" w:rsidRPr="00B2068F">
          <w:rPr>
            <w:rFonts w:asciiTheme="minorHAnsi" w:hAnsiTheme="minorHAnsi" w:cstheme="minorHAnsi"/>
            <w:color w:val="000000"/>
            <w:sz w:val="22"/>
            <w:szCs w:val="22"/>
            <w:rPrChange w:id="81" w:author="Valentine Herrmann" w:date="2019-01-22T15:25:00Z">
              <w:rPr>
                <w:rFonts w:asciiTheme="minorHAnsi" w:hAnsiTheme="minorHAnsi" w:cstheme="minorHAnsi"/>
                <w:color w:val="000000"/>
                <w:sz w:val="22"/>
                <w:szCs w:val="22"/>
              </w:rPr>
            </w:rPrChange>
          </w:rPr>
          <w:t xml:space="preserve">. This is so that </w:t>
        </w:r>
      </w:ins>
      <w:ins w:id="82" w:author="Valentine Herrmann" w:date="2019-01-22T15:24:00Z">
        <w:r w:rsidRPr="00B2068F">
          <w:rPr>
            <w:rFonts w:asciiTheme="minorHAnsi" w:hAnsiTheme="minorHAnsi" w:cstheme="minorHAnsi"/>
            <w:color w:val="000000"/>
            <w:sz w:val="22"/>
            <w:szCs w:val="22"/>
            <w:rPrChange w:id="83" w:author="Valentine Herrmann" w:date="2019-01-22T15:25:00Z">
              <w:rPr>
                <w:rFonts w:asciiTheme="minorHAnsi" w:hAnsiTheme="minorHAnsi" w:cstheme="minorHAnsi"/>
                <w:color w:val="000000"/>
                <w:sz w:val="22"/>
                <w:szCs w:val="22"/>
              </w:rPr>
            </w:rPrChange>
          </w:rPr>
          <w:t xml:space="preserve">we can still measure the window in case the </w:t>
        </w:r>
      </w:ins>
      <w:ins w:id="84" w:author="Valentine Herrmann" w:date="2019-01-22T15:20:00Z">
        <w:r w:rsidR="00DD3137" w:rsidRPr="00B2068F">
          <w:rPr>
            <w:rFonts w:asciiTheme="minorHAnsi" w:hAnsiTheme="minorHAnsi" w:cstheme="minorHAnsi"/>
            <w:color w:val="000000"/>
            <w:sz w:val="22"/>
            <w:szCs w:val="22"/>
            <w:rPrChange w:id="85" w:author="Valentine Herrmann" w:date="2019-01-22T15:25:00Z">
              <w:rPr>
                <w:rFonts w:asciiTheme="minorHAnsi" w:hAnsiTheme="minorHAnsi" w:cstheme="minorHAnsi"/>
                <w:color w:val="000000"/>
                <w:sz w:val="22"/>
                <w:szCs w:val="22"/>
              </w:rPr>
            </w:rPrChange>
          </w:rPr>
          <w:t>tree shrinks in diamete</w:t>
        </w:r>
      </w:ins>
      <w:ins w:id="86" w:author="Valentine Herrmann" w:date="2019-01-22T15:25:00Z">
        <w:r w:rsidRPr="00B2068F">
          <w:rPr>
            <w:rFonts w:asciiTheme="minorHAnsi" w:hAnsiTheme="minorHAnsi" w:cstheme="minorHAnsi"/>
            <w:color w:val="000000"/>
            <w:sz w:val="22"/>
            <w:szCs w:val="22"/>
            <w:rPrChange w:id="87" w:author="Valentine Herrmann" w:date="2019-01-22T15:25:00Z">
              <w:rPr>
                <w:rFonts w:asciiTheme="minorHAnsi" w:hAnsiTheme="minorHAnsi" w:cstheme="minorHAnsi"/>
                <w:color w:val="000000"/>
                <w:sz w:val="22"/>
                <w:szCs w:val="22"/>
              </w:rPr>
            </w:rPrChange>
          </w:rPr>
          <w:t>r</w:t>
        </w:r>
        <w:r>
          <w:rPr>
            <w:rFonts w:asciiTheme="minorHAnsi" w:hAnsiTheme="minorHAnsi" w:cstheme="minorHAnsi"/>
            <w:color w:val="000000"/>
            <w:sz w:val="22"/>
            <w:szCs w:val="22"/>
          </w:rPr>
          <w:t>.</w:t>
        </w:r>
      </w:ins>
      <w:bookmarkStart w:id="88" w:name="_GoBack"/>
      <w:bookmarkEnd w:id="88"/>
    </w:p>
    <w:p w14:paraId="1B34097D" w14:textId="690AF0FD" w:rsidR="00EC4CA5" w:rsidRPr="00EC4CA5" w:rsidRDefault="00EC4CA5" w:rsidP="00EC4CA5">
      <w:pPr>
        <w:spacing w:after="240"/>
        <w:rPr>
          <w:rFonts w:cstheme="minorHAnsi"/>
        </w:rPr>
      </w:pPr>
      <w:r w:rsidRPr="00EC4CA5">
        <w:rPr>
          <w:rFonts w:cstheme="minorHAnsi"/>
        </w:rPr>
        <w:br/>
      </w:r>
      <w:r w:rsidRPr="00EC4CA5">
        <w:rPr>
          <w:rFonts w:cstheme="minorHAnsi"/>
        </w:rPr>
        <w:br/>
      </w:r>
      <w:r w:rsidRPr="00EC4CA5">
        <w:rPr>
          <w:rFonts w:cstheme="minorHAnsi"/>
          <w:color w:val="000000"/>
        </w:rPr>
        <w:t xml:space="preserve">*These instructions are based off the updated </w:t>
      </w:r>
      <w:hyperlink r:id="rId8" w:history="1">
        <w:r w:rsidRPr="00EC4CA5">
          <w:rPr>
            <w:rStyle w:val="Hyperlink"/>
            <w:rFonts w:cstheme="minorHAnsi"/>
            <w:color w:val="1155CC"/>
          </w:rPr>
          <w:t>CTFS-</w:t>
        </w:r>
        <w:proofErr w:type="spellStart"/>
        <w:r w:rsidRPr="00EC4CA5">
          <w:rPr>
            <w:rStyle w:val="Hyperlink"/>
            <w:rFonts w:cstheme="minorHAnsi"/>
            <w:color w:val="1155CC"/>
          </w:rPr>
          <w:t>ForestGEO</w:t>
        </w:r>
        <w:proofErr w:type="spellEnd"/>
        <w:r w:rsidRPr="00EC4CA5">
          <w:rPr>
            <w:rStyle w:val="Hyperlink"/>
            <w:rFonts w:cstheme="minorHAnsi"/>
            <w:color w:val="1155CC"/>
          </w:rPr>
          <w:t xml:space="preserve"> protocol</w:t>
        </w:r>
      </w:hyperlink>
      <w:r w:rsidRPr="00EC4CA5">
        <w:rPr>
          <w:rFonts w:cstheme="minorHAnsi"/>
          <w:color w:val="000000"/>
        </w:rPr>
        <w:t xml:space="preserve"> for making </w:t>
      </w:r>
      <w:proofErr w:type="spellStart"/>
      <w:r w:rsidRPr="00EC4CA5">
        <w:rPr>
          <w:rFonts w:cstheme="minorHAnsi"/>
          <w:color w:val="000000"/>
        </w:rPr>
        <w:t>dendrobands</w:t>
      </w:r>
      <w:proofErr w:type="spellEnd"/>
      <w:r w:rsidRPr="00EC4CA5">
        <w:rPr>
          <w:rFonts w:cstheme="minorHAnsi"/>
          <w:color w:val="000000"/>
        </w:rPr>
        <w:t>.</w:t>
      </w:r>
    </w:p>
    <w:p w14:paraId="213C514C" w14:textId="77777777" w:rsidR="00EC4CA5" w:rsidRPr="00EC4CA5" w:rsidRDefault="00EC4CA5" w:rsidP="00EC4CA5">
      <w:pPr>
        <w:pStyle w:val="NormalWeb"/>
        <w:spacing w:before="0" w:beforeAutospacing="0" w:after="0" w:afterAutospacing="0"/>
        <w:jc w:val="center"/>
        <w:rPr>
          <w:rFonts w:asciiTheme="minorHAnsi" w:hAnsiTheme="minorHAnsi" w:cstheme="minorHAnsi"/>
        </w:rPr>
      </w:pPr>
      <w:r w:rsidRPr="00EC4CA5">
        <w:rPr>
          <w:rFonts w:asciiTheme="minorHAnsi" w:hAnsiTheme="minorHAnsi" w:cstheme="minorHAnsi"/>
          <w:color w:val="000000"/>
        </w:rPr>
        <w:lastRenderedPageBreak/>
        <w:t xml:space="preserve">How to make </w:t>
      </w:r>
      <w:proofErr w:type="spellStart"/>
      <w:r w:rsidRPr="00EC4CA5">
        <w:rPr>
          <w:rFonts w:asciiTheme="minorHAnsi" w:hAnsiTheme="minorHAnsi" w:cstheme="minorHAnsi"/>
          <w:color w:val="000000"/>
        </w:rPr>
        <w:t>dendrobands</w:t>
      </w:r>
      <w:proofErr w:type="spellEnd"/>
      <w:r w:rsidRPr="00EC4CA5">
        <w:rPr>
          <w:rFonts w:asciiTheme="minorHAnsi" w:hAnsiTheme="minorHAnsi" w:cstheme="minorHAnsi"/>
          <w:color w:val="000000"/>
        </w:rPr>
        <w:t xml:space="preserve"> (with pictures)</w:t>
      </w:r>
    </w:p>
    <w:p w14:paraId="22079A0B" w14:textId="51621673"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Notes</w:t>
      </w:r>
    </w:p>
    <w:p w14:paraId="18AD4BC6" w14:textId="509CDCFA"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The metal bands cut through skin easily. It is advised to wear gloves or have </w:t>
      </w:r>
      <w:proofErr w:type="spellStart"/>
      <w:r w:rsidRPr="00EC4CA5">
        <w:rPr>
          <w:rFonts w:asciiTheme="minorHAnsi" w:hAnsiTheme="minorHAnsi" w:cstheme="minorHAnsi"/>
          <w:color w:val="000000"/>
          <w:sz w:val="22"/>
          <w:szCs w:val="20"/>
        </w:rPr>
        <w:t>bandaids</w:t>
      </w:r>
      <w:proofErr w:type="spellEnd"/>
      <w:r w:rsidRPr="00EC4CA5">
        <w:rPr>
          <w:rFonts w:asciiTheme="minorHAnsi" w:hAnsiTheme="minorHAnsi" w:cstheme="minorHAnsi"/>
          <w:color w:val="000000"/>
          <w:sz w:val="22"/>
          <w:szCs w:val="20"/>
        </w:rPr>
        <w:t xml:space="preserve"> handy</w:t>
      </w:r>
    </w:p>
    <w:p w14:paraId="4B40B21C" w14:textId="62F8B108"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 dendrometer bands</w:t>
      </w:r>
    </w:p>
    <w:p w14:paraId="0BFDCB72" w14:textId="77777777"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 diameter cm. These are the cm measurements on a DBH tape that measure the DBH. Creating a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uses both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and normal cm (aka both sides of the DBH tape).</w:t>
      </w:r>
    </w:p>
    <w:p w14:paraId="22727DC7" w14:textId="0628BE22" w:rsidR="00EC4CA5" w:rsidRPr="00EC4CA5" w:rsidRDefault="00EC4CA5" w:rsidP="00EC4CA5">
      <w:pPr>
        <w:pStyle w:val="NormalWeb"/>
        <w:numPr>
          <w:ilvl w:val="1"/>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Remember:</w:t>
      </w:r>
      <w:r w:rsidRPr="00EC4CA5">
        <w:rPr>
          <w:rFonts w:asciiTheme="minorHAnsi" w:hAnsiTheme="minorHAnsi" w:cstheme="minorHAnsi"/>
          <w:color w:val="000000"/>
          <w:sz w:val="22"/>
          <w:szCs w:val="20"/>
        </w:rPr>
        <w:t xml:space="preserve"> 1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&gt; 1 cm</w:t>
      </w:r>
    </w:p>
    <w:p w14:paraId="1D4FF8F6" w14:textId="723D669E" w:rsidR="00EC4CA5" w:rsidRPr="00EC4CA5" w:rsidRDefault="00EC4CA5" w:rsidP="00EC4CA5">
      <w:pPr>
        <w:pStyle w:val="NormalWeb"/>
        <w:numPr>
          <w:ilvl w:val="1"/>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 xml:space="preserve">Caution: </w:t>
      </w:r>
      <w:r w:rsidRPr="00EC4CA5">
        <w:rPr>
          <w:rFonts w:asciiTheme="minorHAnsi" w:hAnsiTheme="minorHAnsi" w:cstheme="minorHAnsi"/>
          <w:color w:val="000000"/>
          <w:sz w:val="22"/>
          <w:szCs w:val="20"/>
        </w:rPr>
        <w:t xml:space="preserve">DBH measurements are </w:t>
      </w:r>
      <w:proofErr w:type="gramStart"/>
      <w:r w:rsidRPr="00EC4CA5">
        <w:rPr>
          <w:rFonts w:asciiTheme="minorHAnsi" w:hAnsiTheme="minorHAnsi" w:cstheme="minorHAnsi"/>
          <w:color w:val="000000"/>
          <w:sz w:val="22"/>
          <w:szCs w:val="20"/>
        </w:rPr>
        <w:t>by definition in</w:t>
      </w:r>
      <w:proofErr w:type="gramEnd"/>
      <w:r w:rsidRPr="00EC4CA5">
        <w:rPr>
          <w:rFonts w:asciiTheme="minorHAnsi" w:hAnsiTheme="minorHAnsi" w:cstheme="minorHAnsi"/>
          <w:color w:val="000000"/>
          <w:sz w:val="22"/>
          <w:szCs w:val="20"/>
        </w:rPr>
        <w:t xml:space="preserve">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and </w:t>
      </w:r>
      <w:proofErr w:type="spellStart"/>
      <w:r w:rsidRPr="00EC4CA5">
        <w:rPr>
          <w:rFonts w:asciiTheme="minorHAnsi" w:hAnsiTheme="minorHAnsi" w:cstheme="minorHAnsi"/>
          <w:color w:val="000000"/>
          <w:sz w:val="22"/>
          <w:szCs w:val="20"/>
        </w:rPr>
        <w:t>dmm</w:t>
      </w:r>
      <w:proofErr w:type="spellEnd"/>
      <w:r w:rsidRPr="00EC4CA5">
        <w:rPr>
          <w:rFonts w:asciiTheme="minorHAnsi" w:hAnsiTheme="minorHAnsi" w:cstheme="minorHAnsi"/>
          <w:color w:val="000000"/>
          <w:sz w:val="22"/>
          <w:szCs w:val="20"/>
        </w:rPr>
        <w:t>, but often they are written as just mm or cm. Be aware of this.</w:t>
      </w:r>
    </w:p>
    <w:p w14:paraId="200EBBA7" w14:textId="413F124B" w:rsidR="00EC4CA5" w:rsidRPr="00EC4CA5" w:rsidRDefault="00EC4CA5" w:rsidP="00EC4CA5">
      <w:pPr>
        <w:pStyle w:val="NormalWeb"/>
        <w:numPr>
          <w:ilvl w:val="0"/>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Use the following measurements to determine what length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can be applied to a certain tree given its </w:t>
      </w:r>
      <w:proofErr w:type="spellStart"/>
      <w:r w:rsidRPr="00EC4CA5">
        <w:rPr>
          <w:rFonts w:asciiTheme="minorHAnsi" w:hAnsiTheme="minorHAnsi" w:cstheme="minorHAnsi"/>
          <w:color w:val="000000"/>
          <w:sz w:val="22"/>
          <w:szCs w:val="20"/>
        </w:rPr>
        <w:t>dbh</w:t>
      </w:r>
      <w:proofErr w:type="spellEnd"/>
    </w:p>
    <w:p w14:paraId="7041B7AD" w14:textId="4709C3F0" w:rsidR="00EC4CA5" w:rsidRPr="00EC4CA5" w:rsidRDefault="00EC4CA5" w:rsidP="00EC4CA5">
      <w:pPr>
        <w:rPr>
          <w:rFonts w:cstheme="minorHAnsi"/>
          <w:sz w:val="28"/>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5104"/>
        <w:gridCol w:w="3922"/>
      </w:tblGrid>
      <w:tr w:rsidR="00EC4CA5" w:rsidRPr="00EC4CA5" w14:paraId="78EE38A8"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06907" w14:textId="5EE49E59"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 xml:space="preserve">For a </w:t>
            </w:r>
            <w:proofErr w:type="spellStart"/>
            <w:r w:rsidRPr="00EC4CA5">
              <w:rPr>
                <w:rFonts w:asciiTheme="minorHAnsi" w:hAnsiTheme="minorHAnsi" w:cstheme="minorHAnsi"/>
                <w:b/>
                <w:bCs/>
                <w:color w:val="000000"/>
                <w:sz w:val="22"/>
                <w:szCs w:val="20"/>
              </w:rPr>
              <w:t>dendroband</w:t>
            </w:r>
            <w:proofErr w:type="spellEnd"/>
            <w:r w:rsidRPr="00EC4CA5">
              <w:rPr>
                <w:rFonts w:asciiTheme="minorHAnsi" w:hAnsiTheme="minorHAnsi" w:cstheme="minorHAnsi"/>
                <w:b/>
                <w:bCs/>
                <w:color w:val="000000"/>
                <w:sz w:val="22"/>
                <w:szCs w:val="20"/>
              </w:rPr>
              <w:t xml:space="preserve"> of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9EAB6" w14:textId="77777777"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apply to tree of DBH...</w:t>
            </w:r>
          </w:p>
        </w:tc>
      </w:tr>
      <w:tr w:rsidR="00EC4CA5" w:rsidRPr="00EC4CA5" w14:paraId="7A2CEE79"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7EA3" w14:textId="05A2FF64"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10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72BE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8 </w:t>
            </w:r>
            <w:proofErr w:type="spellStart"/>
            <w:r w:rsidRPr="00EC4CA5">
              <w:rPr>
                <w:rFonts w:asciiTheme="minorHAnsi" w:hAnsiTheme="minorHAnsi" w:cstheme="minorHAnsi"/>
                <w:color w:val="000000"/>
                <w:sz w:val="22"/>
                <w:szCs w:val="20"/>
              </w:rPr>
              <w:t>dcm</w:t>
            </w:r>
            <w:proofErr w:type="spellEnd"/>
          </w:p>
        </w:tc>
      </w:tr>
      <w:tr w:rsidR="00EC4CA5" w:rsidRPr="00EC4CA5" w14:paraId="1BF41507"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58DD2" w14:textId="4E2F21AD"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11-30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E807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6-25 </w:t>
            </w:r>
            <w:proofErr w:type="spellStart"/>
            <w:r w:rsidRPr="00EC4CA5">
              <w:rPr>
                <w:rFonts w:asciiTheme="minorHAnsi" w:hAnsiTheme="minorHAnsi" w:cstheme="minorHAnsi"/>
                <w:color w:val="000000"/>
                <w:sz w:val="22"/>
                <w:szCs w:val="20"/>
              </w:rPr>
              <w:t>dcm</w:t>
            </w:r>
            <w:proofErr w:type="spellEnd"/>
          </w:p>
        </w:tc>
      </w:tr>
      <w:tr w:rsidR="00EC4CA5" w:rsidRPr="00EC4CA5" w14:paraId="0C66B565"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76A4E" w14:textId="638B9694"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3E74"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20+ </w:t>
            </w:r>
            <w:proofErr w:type="spellStart"/>
            <w:r w:rsidRPr="00EC4CA5">
              <w:rPr>
                <w:rFonts w:asciiTheme="minorHAnsi" w:hAnsiTheme="minorHAnsi" w:cstheme="minorHAnsi"/>
                <w:color w:val="000000"/>
                <w:sz w:val="22"/>
                <w:szCs w:val="20"/>
              </w:rPr>
              <w:t>dcm</w:t>
            </w:r>
            <w:proofErr w:type="spellEnd"/>
          </w:p>
        </w:tc>
      </w:tr>
    </w:tbl>
    <w:p w14:paraId="5B49A195" w14:textId="51ED2824" w:rsidR="00EC4CA5" w:rsidRPr="00EC4CA5" w:rsidRDefault="00EC4CA5" w:rsidP="00EC4CA5">
      <w:pPr>
        <w:rPr>
          <w:rFonts w:cstheme="minorHAnsi"/>
        </w:rPr>
      </w:pPr>
    </w:p>
    <w:p w14:paraId="32C8AC51" w14:textId="1229C1AD" w:rsidR="00EC4CA5" w:rsidRPr="00EC4CA5" w:rsidRDefault="006748A1" w:rsidP="00EC4CA5">
      <w:pPr>
        <w:pStyle w:val="NormalWeb"/>
        <w:spacing w:before="0" w:beforeAutospacing="0" w:after="0" w:afterAutospacing="0"/>
        <w:rPr>
          <w:rFonts w:asciiTheme="minorHAnsi" w:hAnsiTheme="minorHAnsi" w:cstheme="minorHAnsi"/>
          <w:sz w:val="28"/>
        </w:rPr>
      </w:pPr>
      <w:r>
        <w:rPr>
          <w:rFonts w:asciiTheme="minorHAnsi" w:hAnsiTheme="minorHAnsi" w:cstheme="minorHAnsi"/>
          <w:noProof/>
          <w:color w:val="000000"/>
          <w:sz w:val="22"/>
          <w:szCs w:val="22"/>
        </w:rPr>
        <w:drawing>
          <wp:anchor distT="0" distB="0" distL="114300" distR="114300" simplePos="0" relativeHeight="251658240" behindDoc="1" locked="0" layoutInCell="1" allowOverlap="1" wp14:anchorId="092B88D0" wp14:editId="4799F99E">
            <wp:simplePos x="0" y="0"/>
            <wp:positionH relativeFrom="margin">
              <wp:posOffset>3333750</wp:posOffset>
            </wp:positionH>
            <wp:positionV relativeFrom="paragraph">
              <wp:posOffset>12700</wp:posOffset>
            </wp:positionV>
            <wp:extent cx="1704975" cy="2273300"/>
            <wp:effectExtent l="190500" t="190500" r="200025" b="1841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118_10595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4975" cy="2273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b/>
          <w:bCs/>
          <w:color w:val="000000"/>
          <w:sz w:val="22"/>
          <w:szCs w:val="20"/>
          <w:u w:val="single"/>
        </w:rPr>
        <w:t>Instructions</w:t>
      </w:r>
      <w:r w:rsidR="00EC4CA5" w:rsidRPr="00EC4CA5">
        <w:rPr>
          <w:rFonts w:asciiTheme="minorHAnsi" w:hAnsiTheme="minorHAnsi" w:cstheme="minorHAnsi"/>
          <w:b/>
          <w:bCs/>
          <w:color w:val="000000"/>
          <w:sz w:val="20"/>
          <w:szCs w:val="20"/>
          <w:u w:val="single"/>
        </w:rPr>
        <w:t xml:space="preserve"> </w:t>
      </w:r>
      <w:r w:rsidR="00EC4CA5" w:rsidRPr="00EC4CA5">
        <w:rPr>
          <w:rFonts w:asciiTheme="minorHAnsi" w:hAnsiTheme="minorHAnsi" w:cstheme="minorHAnsi"/>
          <w:b/>
          <w:bCs/>
          <w:color w:val="000000"/>
          <w:sz w:val="22"/>
          <w:szCs w:val="20"/>
          <w:u w:val="single"/>
        </w:rPr>
        <w:t>for office</w:t>
      </w:r>
    </w:p>
    <w:p w14:paraId="5B235614" w14:textId="18BC85DB" w:rsidR="00EC4CA5" w:rsidRDefault="00EC4CA5" w:rsidP="00EC4CA5">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Measure out the band to make sure </w:t>
      </w:r>
    </w:p>
    <w:p w14:paraId="57877B70" w14:textId="61EA049F"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it is the length you want (in </w:t>
      </w:r>
      <w:proofErr w:type="spellStart"/>
      <w:r w:rsidRPr="00EC4CA5">
        <w:rPr>
          <w:rFonts w:asciiTheme="minorHAnsi" w:hAnsiTheme="minorHAnsi" w:cstheme="minorHAnsi"/>
          <w:color w:val="000000"/>
          <w:sz w:val="22"/>
          <w:szCs w:val="22"/>
        </w:rPr>
        <w:t>dcm</w:t>
      </w:r>
      <w:proofErr w:type="spellEnd"/>
      <w:r w:rsidRPr="00EC4CA5">
        <w:rPr>
          <w:rFonts w:asciiTheme="minorHAnsi" w:hAnsiTheme="minorHAnsi" w:cstheme="minorHAnsi"/>
          <w:color w:val="000000"/>
          <w:sz w:val="22"/>
          <w:szCs w:val="22"/>
        </w:rPr>
        <w:t>!).</w:t>
      </w:r>
    </w:p>
    <w:p w14:paraId="6170024F" w14:textId="07E38E61" w:rsidR="00EC4CA5" w:rsidRDefault="00EC4CA5" w:rsidP="00EC4CA5">
      <w:pPr>
        <w:pStyle w:val="NormalWeb"/>
        <w:spacing w:before="0" w:beforeAutospacing="0" w:after="0" w:afterAutospacing="0"/>
        <w:jc w:val="center"/>
        <w:rPr>
          <w:rFonts w:asciiTheme="minorHAnsi" w:hAnsiTheme="minorHAnsi" w:cstheme="minorHAnsi"/>
          <w:color w:val="000000"/>
          <w:sz w:val="22"/>
          <w:szCs w:val="22"/>
        </w:rPr>
      </w:pPr>
    </w:p>
    <w:p w14:paraId="6A238ECB" w14:textId="105A2F23" w:rsidR="00EC4CA5" w:rsidRDefault="00EC4CA5" w:rsidP="00EC4CA5">
      <w:pPr>
        <w:pStyle w:val="NormalWeb"/>
        <w:spacing w:before="0" w:beforeAutospacing="0" w:after="0" w:afterAutospacing="0"/>
        <w:rPr>
          <w:rFonts w:asciiTheme="minorHAnsi" w:hAnsiTheme="minorHAnsi" w:cstheme="minorHAnsi"/>
        </w:rPr>
      </w:pPr>
    </w:p>
    <w:p w14:paraId="2A5FFF4E" w14:textId="3FD21B6B" w:rsidR="00EC4CA5" w:rsidRDefault="00EC4CA5" w:rsidP="00EC4CA5">
      <w:pPr>
        <w:pStyle w:val="NormalWeb"/>
        <w:spacing w:before="0" w:beforeAutospacing="0" w:after="0" w:afterAutospacing="0"/>
        <w:rPr>
          <w:rFonts w:asciiTheme="minorHAnsi" w:hAnsiTheme="minorHAnsi" w:cstheme="minorHAnsi"/>
        </w:rPr>
      </w:pPr>
    </w:p>
    <w:p w14:paraId="7A72A7AB" w14:textId="1CCB3093" w:rsidR="00EC4CA5" w:rsidRDefault="00EC4CA5" w:rsidP="00EC4CA5">
      <w:pPr>
        <w:pStyle w:val="NormalWeb"/>
        <w:spacing w:before="0" w:beforeAutospacing="0" w:after="0" w:afterAutospacing="0"/>
        <w:rPr>
          <w:rFonts w:asciiTheme="minorHAnsi" w:hAnsiTheme="minorHAnsi" w:cstheme="minorHAnsi"/>
        </w:rPr>
      </w:pPr>
    </w:p>
    <w:p w14:paraId="1304056D" w14:textId="1C50E8FD" w:rsidR="00EC4CA5" w:rsidRDefault="00EC4CA5" w:rsidP="00EC4CA5">
      <w:pPr>
        <w:pStyle w:val="NormalWeb"/>
        <w:spacing w:before="0" w:beforeAutospacing="0" w:after="0" w:afterAutospacing="0"/>
        <w:rPr>
          <w:rFonts w:asciiTheme="minorHAnsi" w:hAnsiTheme="minorHAnsi" w:cstheme="minorHAnsi"/>
        </w:rPr>
      </w:pPr>
    </w:p>
    <w:p w14:paraId="6706E2D6" w14:textId="08F98607" w:rsidR="00EC4CA5" w:rsidRDefault="00EC4CA5" w:rsidP="00EC4CA5">
      <w:pPr>
        <w:pStyle w:val="NormalWeb"/>
        <w:spacing w:before="0" w:beforeAutospacing="0" w:after="0" w:afterAutospacing="0"/>
        <w:rPr>
          <w:rFonts w:asciiTheme="minorHAnsi" w:hAnsiTheme="minorHAnsi" w:cstheme="minorHAnsi"/>
        </w:rPr>
      </w:pPr>
    </w:p>
    <w:p w14:paraId="401BAE52" w14:textId="62BC680C" w:rsidR="00EC4CA5" w:rsidRDefault="00EC4CA5" w:rsidP="00EC4CA5">
      <w:pPr>
        <w:pStyle w:val="NormalWeb"/>
        <w:spacing w:before="0" w:beforeAutospacing="0" w:after="0" w:afterAutospacing="0"/>
        <w:rPr>
          <w:rFonts w:asciiTheme="minorHAnsi" w:hAnsiTheme="minorHAnsi" w:cstheme="minorHAnsi"/>
        </w:rPr>
      </w:pPr>
    </w:p>
    <w:p w14:paraId="47C3CEFA" w14:textId="080317D9" w:rsidR="00EC4CA5" w:rsidRDefault="00EC4CA5" w:rsidP="00EC4CA5">
      <w:pPr>
        <w:pStyle w:val="NormalWeb"/>
        <w:spacing w:before="0" w:beforeAutospacing="0" w:after="0" w:afterAutospacing="0"/>
        <w:rPr>
          <w:rFonts w:asciiTheme="minorHAnsi" w:hAnsiTheme="minorHAnsi" w:cstheme="minorHAnsi"/>
        </w:rPr>
      </w:pPr>
    </w:p>
    <w:p w14:paraId="0D8D6521" w14:textId="284ED619" w:rsidR="00EC4CA5" w:rsidRDefault="00EC4CA5" w:rsidP="00EC4CA5">
      <w:pPr>
        <w:pStyle w:val="NormalWeb"/>
        <w:spacing w:before="0" w:beforeAutospacing="0" w:after="0" w:afterAutospacing="0"/>
        <w:rPr>
          <w:rFonts w:asciiTheme="minorHAnsi" w:hAnsiTheme="minorHAnsi" w:cstheme="minorHAnsi"/>
        </w:rPr>
      </w:pPr>
    </w:p>
    <w:p w14:paraId="731653D4" w14:textId="134D619C" w:rsidR="00EC4CA5" w:rsidRDefault="00EC4CA5" w:rsidP="00EC4CA5">
      <w:pPr>
        <w:pStyle w:val="NormalWeb"/>
        <w:spacing w:before="0" w:beforeAutospacing="0" w:after="0" w:afterAutospacing="0"/>
        <w:rPr>
          <w:rFonts w:asciiTheme="minorHAnsi" w:hAnsiTheme="minorHAnsi" w:cstheme="minorHAnsi"/>
        </w:rPr>
      </w:pPr>
    </w:p>
    <w:p w14:paraId="634B3EC3" w14:textId="3C98DC80" w:rsidR="00EC4CA5" w:rsidRPr="00EC4CA5" w:rsidRDefault="006748A1" w:rsidP="00EC4CA5">
      <w:pPr>
        <w:pStyle w:val="NormalWeb"/>
        <w:spacing w:before="0" w:beforeAutospacing="0" w:after="0" w:afterAutospacing="0"/>
        <w:rPr>
          <w:rFonts w:asciiTheme="minorHAnsi" w:hAnsiTheme="minorHAnsi" w:cstheme="minorHAnsi"/>
        </w:rPr>
      </w:pPr>
      <w:r>
        <w:rPr>
          <w:rFonts w:asciiTheme="minorHAnsi" w:hAnsiTheme="minorHAnsi" w:cstheme="minorHAnsi"/>
          <w:noProof/>
          <w:color w:val="000000"/>
          <w:sz w:val="20"/>
          <w:szCs w:val="22"/>
        </w:rPr>
        <w:drawing>
          <wp:anchor distT="0" distB="0" distL="114300" distR="114300" simplePos="0" relativeHeight="251659264" behindDoc="1" locked="0" layoutInCell="1" allowOverlap="1" wp14:anchorId="26FA63BA" wp14:editId="0CC2DCFE">
            <wp:simplePos x="0" y="0"/>
            <wp:positionH relativeFrom="margin">
              <wp:posOffset>2876550</wp:posOffset>
            </wp:positionH>
            <wp:positionV relativeFrom="paragraph">
              <wp:posOffset>160655</wp:posOffset>
            </wp:positionV>
            <wp:extent cx="3095625" cy="2321719"/>
            <wp:effectExtent l="190500" t="190500" r="180975" b="1930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118_1217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5625" cy="232171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7AD22C2" w14:textId="60E14174" w:rsidR="00EC4CA5" w:rsidRDefault="00EC4CA5" w:rsidP="00EC4CA5">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Take clip and put band through it, </w:t>
      </w:r>
    </w:p>
    <w:p w14:paraId="054F122D" w14:textId="77777777"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so that smooth side of clip is facing out </w:t>
      </w:r>
    </w:p>
    <w:p w14:paraId="039753A1" w14:textId="5A8E6B03"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(outside of curve).</w:t>
      </w:r>
    </w:p>
    <w:p w14:paraId="24AC4901" w14:textId="007968F5"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4CBC3E51" w14:textId="6CAF95EC"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271764A4" w14:textId="477C9C41"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057DF779" w14:textId="25E874FF"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61DD221E" w14:textId="63CC135E"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270FE7D9" w14:textId="283E3C7C" w:rsidR="006748A1" w:rsidRDefault="006748A1" w:rsidP="00EC4CA5">
      <w:pPr>
        <w:pStyle w:val="NormalWeb"/>
        <w:spacing w:before="0" w:beforeAutospacing="0" w:after="0" w:afterAutospacing="0"/>
        <w:ind w:left="720"/>
        <w:rPr>
          <w:rFonts w:asciiTheme="minorHAnsi" w:hAnsiTheme="minorHAnsi" w:cstheme="minorHAnsi"/>
          <w:color w:val="000000"/>
          <w:sz w:val="22"/>
          <w:szCs w:val="22"/>
        </w:rPr>
      </w:pPr>
    </w:p>
    <w:p w14:paraId="76A333EA" w14:textId="77777777" w:rsidR="006748A1" w:rsidRDefault="006748A1" w:rsidP="00EC4CA5">
      <w:pPr>
        <w:pStyle w:val="NormalWeb"/>
        <w:spacing w:before="0" w:beforeAutospacing="0" w:after="0" w:afterAutospacing="0"/>
        <w:ind w:left="720"/>
        <w:rPr>
          <w:rFonts w:asciiTheme="minorHAnsi" w:hAnsiTheme="minorHAnsi" w:cstheme="minorHAnsi"/>
          <w:color w:val="000000"/>
          <w:sz w:val="22"/>
          <w:szCs w:val="22"/>
        </w:rPr>
      </w:pPr>
    </w:p>
    <w:p w14:paraId="4E5D5DB9" w14:textId="77777777" w:rsidR="006748A1" w:rsidRPr="00EC4CA5" w:rsidRDefault="006748A1" w:rsidP="00EC4CA5">
      <w:pPr>
        <w:pStyle w:val="NormalWeb"/>
        <w:spacing w:before="0" w:beforeAutospacing="0" w:after="0" w:afterAutospacing="0"/>
        <w:ind w:left="720"/>
        <w:rPr>
          <w:rFonts w:asciiTheme="minorHAnsi" w:hAnsiTheme="minorHAnsi" w:cstheme="minorHAnsi"/>
          <w:color w:val="000000"/>
          <w:sz w:val="22"/>
          <w:szCs w:val="22"/>
        </w:rPr>
      </w:pPr>
    </w:p>
    <w:p w14:paraId="74AEB2CB" w14:textId="688F0A27" w:rsidR="00EC4CA5" w:rsidRPr="006748A1" w:rsidRDefault="00EC4CA5" w:rsidP="006748A1">
      <w:pPr>
        <w:pStyle w:val="NormalWeb"/>
        <w:numPr>
          <w:ilvl w:val="1"/>
          <w:numId w:val="8"/>
        </w:numPr>
        <w:spacing w:before="0" w:beforeAutospacing="0" w:after="0" w:afterAutospacing="0"/>
        <w:textAlignment w:val="baseline"/>
        <w:rPr>
          <w:rFonts w:asciiTheme="minorHAnsi" w:hAnsiTheme="minorHAnsi" w:cstheme="minorHAnsi"/>
          <w:color w:val="000000"/>
          <w:sz w:val="20"/>
          <w:szCs w:val="22"/>
        </w:rPr>
      </w:pPr>
      <w:r w:rsidRPr="00EC4CA5">
        <w:rPr>
          <w:rFonts w:asciiTheme="minorHAnsi" w:hAnsiTheme="minorHAnsi" w:cstheme="minorHAnsi"/>
          <w:color w:val="000000"/>
          <w:sz w:val="20"/>
          <w:szCs w:val="22"/>
        </w:rPr>
        <w:lastRenderedPageBreak/>
        <w:t xml:space="preserve">To make clips, cut piece of metal that is 4-5 cm long, </w:t>
      </w:r>
      <w:r w:rsidRPr="006748A1">
        <w:rPr>
          <w:rFonts w:asciiTheme="minorHAnsi" w:hAnsiTheme="minorHAnsi" w:cstheme="minorHAnsi"/>
          <w:color w:val="000000"/>
          <w:sz w:val="20"/>
          <w:szCs w:val="22"/>
        </w:rPr>
        <w:t xml:space="preserve">and fold in thirds (or close to thirds) such that a </w:t>
      </w:r>
      <w:proofErr w:type="spellStart"/>
      <w:r w:rsidRPr="006748A1">
        <w:rPr>
          <w:rFonts w:asciiTheme="minorHAnsi" w:hAnsiTheme="minorHAnsi" w:cstheme="minorHAnsi"/>
          <w:color w:val="000000"/>
          <w:sz w:val="20"/>
          <w:szCs w:val="22"/>
        </w:rPr>
        <w:t>dendroband</w:t>
      </w:r>
      <w:proofErr w:type="spellEnd"/>
      <w:r w:rsidRPr="006748A1">
        <w:rPr>
          <w:rFonts w:asciiTheme="minorHAnsi" w:hAnsiTheme="minorHAnsi" w:cstheme="minorHAnsi"/>
          <w:color w:val="000000"/>
          <w:sz w:val="20"/>
          <w:szCs w:val="22"/>
        </w:rPr>
        <w:t xml:space="preserve"> can slide through the space created.</w:t>
      </w:r>
    </w:p>
    <w:p w14:paraId="3BF556F3" w14:textId="0C088B53" w:rsid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r>
        <w:rPr>
          <w:rFonts w:asciiTheme="minorHAnsi" w:hAnsiTheme="minorHAnsi" w:cstheme="minorHAnsi"/>
          <w:noProof/>
          <w:color w:val="000000"/>
          <w:sz w:val="20"/>
          <w:szCs w:val="22"/>
        </w:rPr>
        <w:drawing>
          <wp:anchor distT="0" distB="0" distL="114300" distR="114300" simplePos="0" relativeHeight="251661312" behindDoc="1" locked="0" layoutInCell="1" allowOverlap="1" wp14:anchorId="01DEA8DC" wp14:editId="4B6A6320">
            <wp:simplePos x="0" y="0"/>
            <wp:positionH relativeFrom="column">
              <wp:posOffset>-511175</wp:posOffset>
            </wp:positionH>
            <wp:positionV relativeFrom="paragraph">
              <wp:posOffset>184785</wp:posOffset>
            </wp:positionV>
            <wp:extent cx="3264170" cy="2447925"/>
            <wp:effectExtent l="190500" t="190500" r="184150" b="1809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118_11370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4170" cy="24479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A168B9B" w14:textId="3ED59BE3" w:rsid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r>
        <w:rPr>
          <w:rFonts w:asciiTheme="minorHAnsi" w:hAnsiTheme="minorHAnsi" w:cstheme="minorHAnsi"/>
          <w:noProof/>
          <w:color w:val="000000"/>
          <w:sz w:val="20"/>
          <w:szCs w:val="22"/>
        </w:rPr>
        <w:drawing>
          <wp:anchor distT="0" distB="0" distL="114300" distR="114300" simplePos="0" relativeHeight="251660288" behindDoc="1" locked="0" layoutInCell="1" allowOverlap="1" wp14:anchorId="5928095C" wp14:editId="64271C02">
            <wp:simplePos x="0" y="0"/>
            <wp:positionH relativeFrom="column">
              <wp:posOffset>3286125</wp:posOffset>
            </wp:positionH>
            <wp:positionV relativeFrom="paragraph">
              <wp:posOffset>11430</wp:posOffset>
            </wp:positionV>
            <wp:extent cx="3302000" cy="2476500"/>
            <wp:effectExtent l="190500" t="190500" r="184150" b="1905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118_11372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2000" cy="24765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697B491" w14:textId="1E81672C"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E055B87" w14:textId="51DC27E1"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9637439" w14:textId="203AB600"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0764D035" w14:textId="257D1C1A"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4BABE969" w14:textId="1D26446D"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01BD6EC" w14:textId="271106F5"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344BC12" w14:textId="0EEFDAEE"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2AE8E84" w14:textId="1D9E1E52"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5FDE463" w14:textId="082F9770"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4D165A0" w14:textId="77777777"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76AA9AB" w14:textId="31FBDD9D"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671975E" w14:textId="51C948D4"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1FBBD44" w14:textId="2198A1C9"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77836BD1" w14:textId="07CC1BED"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C581543" w14:textId="1A346DBB"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8624FDC" w14:textId="1E9E9C37"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45DBB608" w14:textId="18E338C2"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0053ADF" w14:textId="43B07965"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42DDF3F" w14:textId="77777777" w:rsidR="006748A1" w:rsidRP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F6FF618" w14:textId="661D04AB" w:rsidR="00EC4CA5" w:rsidRDefault="00EC4CA5"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Slide it on enough such that you can fold over the end of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to match the length of the clip (folding with the curve of the band</w:t>
      </w:r>
      <w:r w:rsidR="006748A1">
        <w:rPr>
          <w:rFonts w:asciiTheme="minorHAnsi" w:hAnsiTheme="minorHAnsi" w:cstheme="minorHAnsi"/>
          <w:color w:val="000000"/>
          <w:sz w:val="22"/>
          <w:szCs w:val="22"/>
        </w:rPr>
        <w:t>)</w:t>
      </w:r>
      <w:r w:rsidRPr="00EC4CA5">
        <w:rPr>
          <w:rFonts w:asciiTheme="minorHAnsi" w:hAnsiTheme="minorHAnsi" w:cstheme="minorHAnsi"/>
          <w:color w:val="000000"/>
          <w:sz w:val="22"/>
          <w:szCs w:val="22"/>
        </w:rPr>
        <w:t>. Fold over again for Step 4 (so folded twice in total).</w:t>
      </w:r>
    </w:p>
    <w:p w14:paraId="02490CC2" w14:textId="77777777" w:rsidR="006748A1" w:rsidRDefault="006748A1" w:rsidP="006748A1">
      <w:pPr>
        <w:pStyle w:val="NormalWeb"/>
        <w:spacing w:before="0" w:beforeAutospacing="0" w:after="0" w:afterAutospacing="0"/>
        <w:ind w:left="360"/>
        <w:rPr>
          <w:rFonts w:asciiTheme="minorHAnsi" w:hAnsiTheme="minorHAnsi" w:cstheme="minorHAnsi"/>
          <w:color w:val="000000"/>
          <w:sz w:val="22"/>
          <w:szCs w:val="22"/>
        </w:rPr>
      </w:pPr>
    </w:p>
    <w:p w14:paraId="76889754" w14:textId="12265D3F" w:rsidR="006748A1" w:rsidRDefault="006748A1" w:rsidP="006748A1">
      <w:pPr>
        <w:pStyle w:val="NormalWeb"/>
        <w:spacing w:before="0" w:beforeAutospacing="0" w:after="0" w:afterAutospacing="0"/>
        <w:ind w:left="720"/>
        <w:jc w:val="center"/>
        <w:rPr>
          <w:rFonts w:asciiTheme="minorHAnsi" w:hAnsiTheme="minorHAnsi" w:cstheme="minorHAnsi"/>
          <w:i/>
          <w:color w:val="000000"/>
          <w:sz w:val="20"/>
          <w:szCs w:val="20"/>
        </w:rPr>
      </w:pPr>
      <w:r>
        <w:rPr>
          <w:rFonts w:asciiTheme="minorHAnsi" w:hAnsiTheme="minorHAnsi" w:cstheme="minorHAnsi"/>
          <w:i/>
          <w:color w:val="000000"/>
          <w:sz w:val="20"/>
          <w:szCs w:val="20"/>
        </w:rPr>
        <w:t>*</w:t>
      </w:r>
      <w:r w:rsidRPr="006748A1">
        <w:rPr>
          <w:rFonts w:asciiTheme="minorHAnsi" w:hAnsiTheme="minorHAnsi" w:cstheme="minorHAnsi"/>
          <w:i/>
          <w:color w:val="000000"/>
          <w:sz w:val="20"/>
          <w:szCs w:val="20"/>
        </w:rPr>
        <w:t>This second fold is optional, but it helps to give guidance for where to put the holes</w:t>
      </w:r>
      <w:r>
        <w:rPr>
          <w:rFonts w:asciiTheme="minorHAnsi" w:hAnsiTheme="minorHAnsi" w:cstheme="minorHAnsi"/>
          <w:i/>
          <w:color w:val="000000"/>
          <w:sz w:val="20"/>
          <w:szCs w:val="20"/>
        </w:rPr>
        <w:t xml:space="preserve"> in Step 4*</w:t>
      </w:r>
    </w:p>
    <w:p w14:paraId="64D3FA9F" w14:textId="77777777" w:rsidR="00C9768D" w:rsidRPr="006748A1" w:rsidRDefault="00C9768D" w:rsidP="006748A1">
      <w:pPr>
        <w:pStyle w:val="NormalWeb"/>
        <w:spacing w:before="0" w:beforeAutospacing="0" w:after="0" w:afterAutospacing="0"/>
        <w:ind w:left="720"/>
        <w:jc w:val="center"/>
        <w:rPr>
          <w:rFonts w:asciiTheme="minorHAnsi" w:hAnsiTheme="minorHAnsi" w:cstheme="minorHAnsi"/>
          <w:i/>
          <w:color w:val="000000"/>
          <w:sz w:val="22"/>
          <w:szCs w:val="22"/>
        </w:rPr>
      </w:pPr>
    </w:p>
    <w:p w14:paraId="4D3FE859" w14:textId="03150262" w:rsidR="006748A1" w:rsidRDefault="006748A1" w:rsidP="006748A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2336" behindDoc="1" locked="0" layoutInCell="1" allowOverlap="1" wp14:anchorId="64C7E119" wp14:editId="2D3CD78F">
            <wp:simplePos x="0" y="0"/>
            <wp:positionH relativeFrom="margin">
              <wp:align>center</wp:align>
            </wp:positionH>
            <wp:positionV relativeFrom="paragraph">
              <wp:posOffset>7620</wp:posOffset>
            </wp:positionV>
            <wp:extent cx="4076700" cy="3057525"/>
            <wp:effectExtent l="190500" t="190500" r="190500" b="2000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118_11374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6700" cy="3057525"/>
                    </a:xfrm>
                    <a:prstGeom prst="rect">
                      <a:avLst/>
                    </a:prstGeom>
                    <a:ln>
                      <a:noFill/>
                    </a:ln>
                    <a:effectLst>
                      <a:outerShdw blurRad="190500" algn="tl" rotWithShape="0">
                        <a:srgbClr val="000000">
                          <a:alpha val="70000"/>
                        </a:srgbClr>
                      </a:outerShdw>
                    </a:effectLst>
                  </pic:spPr>
                </pic:pic>
              </a:graphicData>
            </a:graphic>
          </wp:anchor>
        </w:drawing>
      </w:r>
    </w:p>
    <w:p w14:paraId="5F6E98F3" w14:textId="30EE919F"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B555774" w14:textId="502BDBF9" w:rsidR="006748A1" w:rsidRDefault="006748A1" w:rsidP="006748A1">
      <w:pPr>
        <w:pStyle w:val="NormalWeb"/>
        <w:spacing w:before="0" w:beforeAutospacing="0" w:after="0" w:afterAutospacing="0"/>
        <w:rPr>
          <w:rFonts w:asciiTheme="minorHAnsi" w:hAnsiTheme="minorHAnsi" w:cstheme="minorHAnsi"/>
        </w:rPr>
      </w:pPr>
    </w:p>
    <w:p w14:paraId="3DA2C92E" w14:textId="290CCEDE" w:rsidR="006748A1" w:rsidRDefault="006748A1" w:rsidP="006748A1">
      <w:pPr>
        <w:pStyle w:val="NormalWeb"/>
        <w:spacing w:before="0" w:beforeAutospacing="0" w:after="0" w:afterAutospacing="0"/>
        <w:rPr>
          <w:rFonts w:asciiTheme="minorHAnsi" w:hAnsiTheme="minorHAnsi" w:cstheme="minorHAnsi"/>
        </w:rPr>
      </w:pPr>
    </w:p>
    <w:p w14:paraId="6B68D65D" w14:textId="2FF4A513" w:rsidR="006748A1" w:rsidRDefault="006748A1" w:rsidP="006748A1">
      <w:pPr>
        <w:pStyle w:val="NormalWeb"/>
        <w:spacing w:before="0" w:beforeAutospacing="0" w:after="0" w:afterAutospacing="0"/>
        <w:rPr>
          <w:rFonts w:asciiTheme="minorHAnsi" w:hAnsiTheme="minorHAnsi" w:cstheme="minorHAnsi"/>
        </w:rPr>
      </w:pPr>
    </w:p>
    <w:p w14:paraId="576D83F8" w14:textId="1F6CB888" w:rsidR="006748A1" w:rsidRDefault="006748A1" w:rsidP="006748A1">
      <w:pPr>
        <w:pStyle w:val="NormalWeb"/>
        <w:spacing w:before="0" w:beforeAutospacing="0" w:after="0" w:afterAutospacing="0"/>
        <w:rPr>
          <w:rFonts w:asciiTheme="minorHAnsi" w:hAnsiTheme="minorHAnsi" w:cstheme="minorHAnsi"/>
        </w:rPr>
      </w:pPr>
    </w:p>
    <w:p w14:paraId="28F0016A" w14:textId="1A730857" w:rsidR="006748A1" w:rsidRDefault="006748A1" w:rsidP="006748A1">
      <w:pPr>
        <w:pStyle w:val="NormalWeb"/>
        <w:spacing w:before="0" w:beforeAutospacing="0" w:after="0" w:afterAutospacing="0"/>
        <w:rPr>
          <w:rFonts w:asciiTheme="minorHAnsi" w:hAnsiTheme="minorHAnsi" w:cstheme="minorHAnsi"/>
        </w:rPr>
      </w:pPr>
    </w:p>
    <w:p w14:paraId="4A13BA5C" w14:textId="71E14392" w:rsidR="006748A1" w:rsidRDefault="006748A1" w:rsidP="006748A1">
      <w:pPr>
        <w:pStyle w:val="NormalWeb"/>
        <w:spacing w:before="0" w:beforeAutospacing="0" w:after="0" w:afterAutospacing="0"/>
        <w:rPr>
          <w:rFonts w:asciiTheme="minorHAnsi" w:hAnsiTheme="minorHAnsi" w:cstheme="minorHAnsi"/>
        </w:rPr>
      </w:pPr>
    </w:p>
    <w:p w14:paraId="69EA244F" w14:textId="567FD6AB" w:rsidR="006748A1" w:rsidRDefault="006748A1" w:rsidP="006748A1">
      <w:pPr>
        <w:pStyle w:val="NormalWeb"/>
        <w:spacing w:before="0" w:beforeAutospacing="0" w:after="0" w:afterAutospacing="0"/>
        <w:rPr>
          <w:rFonts w:asciiTheme="minorHAnsi" w:hAnsiTheme="minorHAnsi" w:cstheme="minorHAnsi"/>
        </w:rPr>
      </w:pPr>
    </w:p>
    <w:p w14:paraId="015B5483" w14:textId="27C5D8C5" w:rsidR="006748A1" w:rsidRDefault="006748A1" w:rsidP="006748A1">
      <w:pPr>
        <w:pStyle w:val="NormalWeb"/>
        <w:spacing w:before="0" w:beforeAutospacing="0" w:after="0" w:afterAutospacing="0"/>
        <w:rPr>
          <w:rFonts w:asciiTheme="minorHAnsi" w:hAnsiTheme="minorHAnsi" w:cstheme="minorHAnsi"/>
        </w:rPr>
      </w:pPr>
    </w:p>
    <w:p w14:paraId="6C19B35D" w14:textId="3102EC29" w:rsidR="006748A1" w:rsidRDefault="006748A1" w:rsidP="006748A1">
      <w:pPr>
        <w:pStyle w:val="NormalWeb"/>
        <w:spacing w:before="0" w:beforeAutospacing="0" w:after="0" w:afterAutospacing="0"/>
        <w:rPr>
          <w:rFonts w:asciiTheme="minorHAnsi" w:hAnsiTheme="minorHAnsi" w:cstheme="minorHAnsi"/>
        </w:rPr>
      </w:pPr>
    </w:p>
    <w:p w14:paraId="582ABC61" w14:textId="7A89CD1F" w:rsidR="006748A1" w:rsidRDefault="006748A1" w:rsidP="006748A1">
      <w:pPr>
        <w:pStyle w:val="NormalWeb"/>
        <w:spacing w:before="0" w:beforeAutospacing="0" w:after="0" w:afterAutospacing="0"/>
        <w:rPr>
          <w:rFonts w:asciiTheme="minorHAnsi" w:hAnsiTheme="minorHAnsi" w:cstheme="minorHAnsi"/>
        </w:rPr>
      </w:pPr>
    </w:p>
    <w:p w14:paraId="138F1015" w14:textId="7268A5CE" w:rsidR="006748A1" w:rsidRDefault="006748A1" w:rsidP="006748A1">
      <w:pPr>
        <w:pStyle w:val="NormalWeb"/>
        <w:spacing w:before="0" w:beforeAutospacing="0" w:after="0" w:afterAutospacing="0"/>
        <w:rPr>
          <w:rFonts w:asciiTheme="minorHAnsi" w:hAnsiTheme="minorHAnsi" w:cstheme="minorHAnsi"/>
        </w:rPr>
      </w:pPr>
    </w:p>
    <w:p w14:paraId="33ADC82C" w14:textId="2CE50F09" w:rsidR="006748A1" w:rsidRDefault="006748A1" w:rsidP="006748A1">
      <w:pPr>
        <w:pStyle w:val="NormalWeb"/>
        <w:spacing w:before="0" w:beforeAutospacing="0" w:after="0" w:afterAutospacing="0"/>
        <w:rPr>
          <w:rFonts w:asciiTheme="minorHAnsi" w:hAnsiTheme="minorHAnsi" w:cstheme="minorHAnsi"/>
        </w:rPr>
      </w:pPr>
    </w:p>
    <w:p w14:paraId="6A7E97F2" w14:textId="15980A4A" w:rsidR="006748A1" w:rsidRDefault="006748A1" w:rsidP="006748A1">
      <w:pPr>
        <w:pStyle w:val="NormalWeb"/>
        <w:spacing w:before="0" w:beforeAutospacing="0" w:after="0" w:afterAutospacing="0"/>
        <w:rPr>
          <w:rFonts w:asciiTheme="minorHAnsi" w:hAnsiTheme="minorHAnsi" w:cstheme="minorHAnsi"/>
        </w:rPr>
      </w:pPr>
    </w:p>
    <w:p w14:paraId="04CF7787" w14:textId="262923D3" w:rsidR="006748A1" w:rsidRDefault="006748A1" w:rsidP="006748A1">
      <w:pPr>
        <w:pStyle w:val="NormalWeb"/>
        <w:spacing w:before="0" w:beforeAutospacing="0" w:after="0" w:afterAutospacing="0"/>
        <w:rPr>
          <w:rFonts w:asciiTheme="minorHAnsi" w:hAnsiTheme="minorHAnsi" w:cstheme="minorHAnsi"/>
        </w:rPr>
      </w:pPr>
    </w:p>
    <w:p w14:paraId="13502ED2" w14:textId="0620E79D" w:rsidR="006748A1" w:rsidRDefault="006748A1" w:rsidP="006748A1">
      <w:pPr>
        <w:pStyle w:val="NormalWeb"/>
        <w:spacing w:before="0" w:beforeAutospacing="0" w:after="0" w:afterAutospacing="0"/>
        <w:rPr>
          <w:rFonts w:asciiTheme="minorHAnsi" w:hAnsiTheme="minorHAnsi" w:cstheme="minorHAnsi"/>
        </w:rPr>
      </w:pPr>
    </w:p>
    <w:p w14:paraId="376223CA" w14:textId="6D915074" w:rsidR="006748A1" w:rsidRPr="006748A1" w:rsidRDefault="006748A1" w:rsidP="006748A1">
      <w:pPr>
        <w:pStyle w:val="NormalWeb"/>
        <w:spacing w:before="0" w:beforeAutospacing="0" w:after="0" w:afterAutospacing="0"/>
        <w:jc w:val="center"/>
        <w:rPr>
          <w:rFonts w:asciiTheme="minorHAnsi" w:hAnsiTheme="minorHAnsi" w:cstheme="minorHAnsi"/>
          <w:i/>
          <w:sz w:val="20"/>
        </w:rPr>
      </w:pPr>
      <w:r>
        <w:rPr>
          <w:rFonts w:asciiTheme="minorHAnsi" w:hAnsiTheme="minorHAnsi" w:cstheme="minorHAnsi"/>
          <w:i/>
          <w:sz w:val="20"/>
        </w:rPr>
        <w:t>This picture represents the first of the two folds.</w:t>
      </w:r>
    </w:p>
    <w:p w14:paraId="6AFF343E" w14:textId="5B841A7E" w:rsidR="006748A1" w:rsidRDefault="006748A1" w:rsidP="006748A1">
      <w:pPr>
        <w:pStyle w:val="NormalWeb"/>
        <w:spacing w:before="0" w:beforeAutospacing="0" w:after="0" w:afterAutospacing="0"/>
        <w:rPr>
          <w:rFonts w:asciiTheme="minorHAnsi" w:hAnsiTheme="minorHAnsi" w:cstheme="minorHAnsi"/>
        </w:rPr>
      </w:pPr>
    </w:p>
    <w:p w14:paraId="75F94A3B" w14:textId="34DCCD74" w:rsidR="006748A1" w:rsidRDefault="006748A1" w:rsidP="006748A1">
      <w:pPr>
        <w:pStyle w:val="NormalWeb"/>
        <w:spacing w:before="0" w:beforeAutospacing="0" w:after="0" w:afterAutospacing="0"/>
        <w:rPr>
          <w:rFonts w:asciiTheme="minorHAnsi" w:hAnsiTheme="minorHAnsi" w:cstheme="minorHAnsi"/>
        </w:rPr>
      </w:pPr>
    </w:p>
    <w:p w14:paraId="15C2ABB1" w14:textId="77777777" w:rsidR="006748A1" w:rsidRPr="00EC4CA5" w:rsidRDefault="006748A1" w:rsidP="006748A1">
      <w:pPr>
        <w:pStyle w:val="NormalWeb"/>
        <w:spacing w:before="0" w:beforeAutospacing="0" w:after="0" w:afterAutospacing="0"/>
        <w:rPr>
          <w:rFonts w:asciiTheme="minorHAnsi" w:hAnsiTheme="minorHAnsi" w:cstheme="minorHAnsi"/>
        </w:rPr>
      </w:pPr>
    </w:p>
    <w:p w14:paraId="2DDA9041" w14:textId="20DDE312" w:rsidR="006748A1" w:rsidRDefault="006748A1"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0"/>
          <w:szCs w:val="20"/>
        </w:rPr>
        <w:drawing>
          <wp:anchor distT="0" distB="0" distL="114300" distR="114300" simplePos="0" relativeHeight="251663360" behindDoc="1" locked="0" layoutInCell="1" allowOverlap="1" wp14:anchorId="49F1895D" wp14:editId="272BFA4F">
            <wp:simplePos x="0" y="0"/>
            <wp:positionH relativeFrom="column">
              <wp:posOffset>3124200</wp:posOffset>
            </wp:positionH>
            <wp:positionV relativeFrom="paragraph">
              <wp:posOffset>-28575</wp:posOffset>
            </wp:positionV>
            <wp:extent cx="3238500" cy="2428875"/>
            <wp:effectExtent l="190500" t="190500" r="190500" b="2000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118_11384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2180" cy="24316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Use marker and put 2 dots (</w:t>
      </w:r>
      <w:proofErr w:type="spellStart"/>
      <w:r w:rsidR="00EC4CA5" w:rsidRPr="00EC4CA5">
        <w:rPr>
          <w:rFonts w:asciiTheme="minorHAnsi" w:hAnsiTheme="minorHAnsi" w:cstheme="minorHAnsi"/>
          <w:color w:val="000000"/>
          <w:sz w:val="22"/>
          <w:szCs w:val="22"/>
        </w:rPr>
        <w:t>eg</w:t>
      </w:r>
      <w:proofErr w:type="spellEnd"/>
      <w:r w:rsidR="00EC4CA5" w:rsidRPr="00EC4CA5">
        <w:rPr>
          <w:rFonts w:asciiTheme="minorHAnsi" w:hAnsiTheme="minorHAnsi" w:cstheme="minorHAnsi"/>
          <w:color w:val="000000"/>
          <w:sz w:val="22"/>
          <w:szCs w:val="22"/>
        </w:rPr>
        <w:t xml:space="preserve"> NW and SE) on </w:t>
      </w:r>
    </w:p>
    <w:p w14:paraId="2F7BAA82" w14:textId="1E659152" w:rsid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r w:rsidRPr="006748A1">
        <w:rPr>
          <w:rFonts w:asciiTheme="minorHAnsi" w:hAnsiTheme="minorHAnsi" w:cstheme="minorHAnsi"/>
          <w:color w:val="000000"/>
          <w:sz w:val="22"/>
          <w:szCs w:val="22"/>
        </w:rPr>
        <w:t xml:space="preserve">band next to clip – the dots </w:t>
      </w:r>
      <w:r w:rsidR="006748A1" w:rsidRPr="006748A1">
        <w:rPr>
          <w:rFonts w:asciiTheme="minorHAnsi" w:hAnsiTheme="minorHAnsi" w:cstheme="minorHAnsi"/>
          <w:color w:val="000000"/>
          <w:sz w:val="22"/>
          <w:szCs w:val="22"/>
        </w:rPr>
        <w:t>should</w:t>
      </w:r>
      <w:r w:rsidRPr="006748A1">
        <w:rPr>
          <w:rFonts w:asciiTheme="minorHAnsi" w:hAnsiTheme="minorHAnsi" w:cstheme="minorHAnsi"/>
          <w:color w:val="000000"/>
          <w:sz w:val="22"/>
          <w:szCs w:val="22"/>
        </w:rPr>
        <w:t xml:space="preserve"> be within </w:t>
      </w:r>
    </w:p>
    <w:p w14:paraId="2A12BADD" w14:textId="359F0224" w:rsid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r w:rsidRPr="006748A1">
        <w:rPr>
          <w:rFonts w:asciiTheme="minorHAnsi" w:hAnsiTheme="minorHAnsi" w:cstheme="minorHAnsi"/>
          <w:color w:val="000000"/>
          <w:sz w:val="22"/>
          <w:szCs w:val="22"/>
        </w:rPr>
        <w:t xml:space="preserve">the length of where the clip was folded over </w:t>
      </w:r>
    </w:p>
    <w:p w14:paraId="6540CFCE" w14:textId="3D34092A" w:rsidR="00EC4CA5" w:rsidRP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r w:rsidRPr="006748A1">
        <w:rPr>
          <w:rFonts w:asciiTheme="minorHAnsi" w:hAnsiTheme="minorHAnsi" w:cstheme="minorHAnsi"/>
          <w:color w:val="000000"/>
          <w:sz w:val="22"/>
          <w:szCs w:val="22"/>
        </w:rPr>
        <w:t>the second time.</w:t>
      </w:r>
    </w:p>
    <w:p w14:paraId="027110EB" w14:textId="07F8963F" w:rsidR="00EC4CA5" w:rsidRDefault="00EC4CA5" w:rsidP="006748A1">
      <w:pPr>
        <w:pStyle w:val="NormalWeb"/>
        <w:spacing w:before="0" w:beforeAutospacing="0" w:after="0" w:afterAutospacing="0"/>
        <w:textAlignment w:val="baseline"/>
        <w:rPr>
          <w:rFonts w:asciiTheme="minorHAnsi" w:hAnsiTheme="minorHAnsi" w:cstheme="minorHAnsi"/>
          <w:color w:val="000000"/>
          <w:sz w:val="20"/>
          <w:szCs w:val="20"/>
        </w:rPr>
      </w:pPr>
    </w:p>
    <w:p w14:paraId="2DA0B482" w14:textId="1BF5D6C3"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566BF65" w14:textId="1A560966"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731ACAED" w14:textId="5E77BB51"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ADCFC59" w14:textId="30F7DC63"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0712FCD" w14:textId="076589E5"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649DEB21" w14:textId="20D40DB7"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5848C11" w14:textId="3EF335D9"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54FF43CA" w14:textId="44A618D2"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11CE5142" w14:textId="461BDF7E"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78AB332" w14:textId="779C8AAB"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138E5EB" w14:textId="7A8E86FF" w:rsidR="006748A1" w:rsidRPr="00EC4CA5"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46A2BD3F" w14:textId="3280E6E5" w:rsidR="00EC4CA5" w:rsidRDefault="00EC4CA5"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Punch holes where the dots are, and fold as folded in step 3.</w:t>
      </w:r>
    </w:p>
    <w:p w14:paraId="6D8B8C58" w14:textId="281F2DF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028BCE2E" w14:textId="1B96D547" w:rsidR="006748A1" w:rsidRDefault="006748A1" w:rsidP="006748A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4384" behindDoc="1" locked="0" layoutInCell="1" allowOverlap="1" wp14:anchorId="3CE8F2C4" wp14:editId="5D2E6AEF">
            <wp:simplePos x="0" y="0"/>
            <wp:positionH relativeFrom="margin">
              <wp:posOffset>1533525</wp:posOffset>
            </wp:positionH>
            <wp:positionV relativeFrom="paragraph">
              <wp:posOffset>10795</wp:posOffset>
            </wp:positionV>
            <wp:extent cx="3190875" cy="2392680"/>
            <wp:effectExtent l="190500" t="190500" r="200025" b="1981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18_1142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0875" cy="23926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35AB094" w14:textId="4C8E821E"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D290837" w14:textId="268D96E6"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6ECBA584" w14:textId="75C108D1"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097C2620" w14:textId="32CA1E4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7F771CF9" w14:textId="3844683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D082AEF" w14:textId="1D63ED31"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1D8F2687" w14:textId="5F08CBE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1939DC58" w14:textId="50656A4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7502BABB" w14:textId="04C285EF"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3598C7D0" w14:textId="413653EC"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C3E6B03" w14:textId="11EB9D95"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3EF4FF24" w14:textId="0A9A56D7"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E023B1D" w14:textId="42F810D6"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1AAC7CB" w14:textId="078821E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0EBD8B2" w14:textId="3D99BDD6" w:rsidR="006748A1" w:rsidRPr="00EC4CA5" w:rsidRDefault="006748A1" w:rsidP="006748A1">
      <w:pPr>
        <w:pStyle w:val="NormalWeb"/>
        <w:spacing w:before="0" w:beforeAutospacing="0" w:after="0" w:afterAutospacing="0"/>
        <w:rPr>
          <w:rFonts w:asciiTheme="minorHAnsi" w:hAnsiTheme="minorHAnsi" w:cstheme="minorHAnsi"/>
        </w:rPr>
      </w:pPr>
    </w:p>
    <w:p w14:paraId="6C42E45E" w14:textId="2457E45D" w:rsidR="00EC4CA5" w:rsidRDefault="00EC4CA5"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Using the other side of the DBH tape, measure 1.5-2 cm (normal cm!) from furthest hole from band edge, mark a line on the bottom of the band that goes vertically halfway up the band.</w:t>
      </w:r>
    </w:p>
    <w:p w14:paraId="0C634148" w14:textId="43B66C51"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5BDD00E" w14:textId="2F988E5E" w:rsidR="00C9768D" w:rsidRDefault="00C9768D" w:rsidP="00C9768D">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5408" behindDoc="1" locked="0" layoutInCell="1" allowOverlap="1" wp14:anchorId="67596A42" wp14:editId="30F48F60">
            <wp:simplePos x="0" y="0"/>
            <wp:positionH relativeFrom="margin">
              <wp:align>center</wp:align>
            </wp:positionH>
            <wp:positionV relativeFrom="paragraph">
              <wp:posOffset>13335</wp:posOffset>
            </wp:positionV>
            <wp:extent cx="3485726" cy="2204720"/>
            <wp:effectExtent l="190500" t="190500" r="191135" b="1955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118_11433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5726" cy="22047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5D7B8040" w14:textId="424D6E9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B048A8F" w14:textId="5844817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7279330" w14:textId="244673E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DDA1C9F" w14:textId="7388CB36"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1E8D372" w14:textId="3C04ADE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A91646C" w14:textId="56C6385C"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D6CF2F3" w14:textId="27B0F95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4B5B619E" w14:textId="0BBCB56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1880370" w14:textId="39F8C36B"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76DB0A6" w14:textId="661E7C6F"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A98AE01" w14:textId="71995CBF" w:rsidR="00C9768D" w:rsidRPr="00EC4CA5" w:rsidRDefault="00C9768D" w:rsidP="00C9768D">
      <w:pPr>
        <w:pStyle w:val="NormalWeb"/>
        <w:spacing w:before="0" w:beforeAutospacing="0" w:after="0" w:afterAutospacing="0"/>
        <w:rPr>
          <w:rFonts w:asciiTheme="minorHAnsi" w:hAnsiTheme="minorHAnsi" w:cstheme="minorHAnsi"/>
        </w:rPr>
      </w:pPr>
    </w:p>
    <w:p w14:paraId="26B6B967" w14:textId="77777777" w:rsidR="00C9768D" w:rsidRDefault="00C9768D"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6432" behindDoc="1" locked="0" layoutInCell="1" allowOverlap="1" wp14:anchorId="301330DE" wp14:editId="75D9E6CA">
            <wp:simplePos x="0" y="0"/>
            <wp:positionH relativeFrom="margin">
              <wp:posOffset>2590800</wp:posOffset>
            </wp:positionH>
            <wp:positionV relativeFrom="paragraph">
              <wp:posOffset>9524</wp:posOffset>
            </wp:positionV>
            <wp:extent cx="3762375" cy="2869615"/>
            <wp:effectExtent l="190500" t="190500" r="180975" b="1974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118_114523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7641" cy="287363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 xml:space="preserve">Do the same thing 15 cm from that </w:t>
      </w:r>
    </w:p>
    <w:p w14:paraId="789EAE66" w14:textId="0E0568EA"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furthest dot. Cut out a “window” on </w:t>
      </w:r>
    </w:p>
    <w:p w14:paraId="51BED57D" w14:textId="77777777"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the bottom of that band from the </w:t>
      </w:r>
    </w:p>
    <w:p w14:paraId="7D8BCC3D" w14:textId="42360854"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drawn lines.</w:t>
      </w:r>
    </w:p>
    <w:p w14:paraId="05F22B0B" w14:textId="143AF87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2F22DDB1" w14:textId="6335593B"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3BB3527" w14:textId="791F1F9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94FA3A5" w14:textId="49066D1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33C2F6F" w14:textId="0BEE794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CA6ECA3" w14:textId="5AD1231F"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243D4A7C" w14:textId="34F535B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50BBB8D" w14:textId="141051A1"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2236C44B" w14:textId="74F7FD7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B509ACD" w14:textId="7E340CB4"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C70947B" w14:textId="2BF64576"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674B241" w14:textId="5FDCE455"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4AAEA16D" w14:textId="3E512F00"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A548337" w14:textId="03883345"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4766077A" w14:textId="0AF030A8" w:rsidR="00FF5CF9" w:rsidRDefault="00FF5CF9" w:rsidP="00C9768D">
      <w:pPr>
        <w:pStyle w:val="NormalWeb"/>
        <w:spacing w:before="0" w:beforeAutospacing="0" w:after="0" w:afterAutospacing="0"/>
        <w:rPr>
          <w:rFonts w:asciiTheme="minorHAnsi" w:hAnsiTheme="minorHAnsi" w:cstheme="minorHAnsi"/>
          <w:color w:val="000000"/>
          <w:sz w:val="22"/>
          <w:szCs w:val="22"/>
        </w:rPr>
      </w:pPr>
    </w:p>
    <w:p w14:paraId="30E861BB" w14:textId="77777777" w:rsidR="00FF5CF9" w:rsidRPr="00C9768D" w:rsidRDefault="00FF5CF9" w:rsidP="00C9768D">
      <w:pPr>
        <w:pStyle w:val="NormalWeb"/>
        <w:spacing w:before="0" w:beforeAutospacing="0" w:after="0" w:afterAutospacing="0"/>
        <w:rPr>
          <w:rFonts w:asciiTheme="minorHAnsi" w:hAnsiTheme="minorHAnsi" w:cstheme="minorHAnsi"/>
          <w:color w:val="000000"/>
          <w:sz w:val="22"/>
          <w:szCs w:val="22"/>
        </w:rPr>
      </w:pPr>
    </w:p>
    <w:p w14:paraId="3DE90B14" w14:textId="57143458" w:rsidR="00FF5CF9" w:rsidRDefault="00FF5CF9"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8480" behindDoc="1" locked="0" layoutInCell="1" allowOverlap="1" wp14:anchorId="2D0A24D8" wp14:editId="6A59BEFC">
            <wp:simplePos x="0" y="0"/>
            <wp:positionH relativeFrom="margin">
              <wp:posOffset>2781300</wp:posOffset>
            </wp:positionH>
            <wp:positionV relativeFrom="paragraph">
              <wp:posOffset>135890</wp:posOffset>
            </wp:positionV>
            <wp:extent cx="3352800" cy="2514230"/>
            <wp:effectExtent l="190500" t="190500" r="190500" b="1911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122_12091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8883" cy="251879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 xml:space="preserve">Roll up the band, tape, label with the </w:t>
      </w:r>
    </w:p>
    <w:p w14:paraId="27CB195D" w14:textId="60CA338D" w:rsidR="00FF5CF9" w:rsidRDefault="00EC4CA5" w:rsidP="00FF5CF9">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length of band (in </w:t>
      </w:r>
      <w:proofErr w:type="spellStart"/>
      <w:r w:rsidRPr="00EC4CA5">
        <w:rPr>
          <w:rFonts w:asciiTheme="minorHAnsi" w:hAnsiTheme="minorHAnsi" w:cstheme="minorHAnsi"/>
          <w:color w:val="000000"/>
          <w:sz w:val="22"/>
          <w:szCs w:val="22"/>
        </w:rPr>
        <w:t>dcm</w:t>
      </w:r>
      <w:proofErr w:type="spellEnd"/>
      <w:proofErr w:type="gramStart"/>
      <w:r w:rsidRPr="00EC4CA5">
        <w:rPr>
          <w:rFonts w:asciiTheme="minorHAnsi" w:hAnsiTheme="minorHAnsi" w:cstheme="minorHAnsi"/>
          <w:color w:val="000000"/>
          <w:sz w:val="22"/>
          <w:szCs w:val="22"/>
        </w:rPr>
        <w:t>), and</w:t>
      </w:r>
      <w:proofErr w:type="gramEnd"/>
      <w:r w:rsidRPr="00EC4CA5">
        <w:rPr>
          <w:rFonts w:asciiTheme="minorHAnsi" w:hAnsiTheme="minorHAnsi" w:cstheme="minorHAnsi"/>
          <w:color w:val="000000"/>
          <w:sz w:val="22"/>
          <w:szCs w:val="22"/>
        </w:rPr>
        <w:t xml:space="preserve"> store it. </w:t>
      </w:r>
    </w:p>
    <w:p w14:paraId="66B52EF8" w14:textId="4D87354A"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6E091DF" w14:textId="7806E77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088D86A" w14:textId="1444C3D4"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0E0C897" w14:textId="5B55E296"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FFC8C88" w14:textId="08937F03"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512D14A" w14:textId="45FAF98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F4E96BA" w14:textId="3CB18A1C"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41533C2" w14:textId="3C6F3F9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2E85556" w14:textId="761E7BE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A849847" w14:textId="77777777" w:rsidR="00C9768D" w:rsidRPr="00EC4CA5" w:rsidRDefault="00C9768D" w:rsidP="00C9768D">
      <w:pPr>
        <w:pStyle w:val="NormalWeb"/>
        <w:spacing w:before="0" w:beforeAutospacing="0" w:after="0" w:afterAutospacing="0"/>
        <w:rPr>
          <w:rFonts w:asciiTheme="minorHAnsi" w:hAnsiTheme="minorHAnsi" w:cstheme="minorHAnsi"/>
        </w:rPr>
      </w:pPr>
    </w:p>
    <w:p w14:paraId="76881119" w14:textId="6C7D6899" w:rsidR="00EC4CA5" w:rsidRDefault="00EC4CA5" w:rsidP="00EC4CA5">
      <w:pPr>
        <w:pStyle w:val="NormalWeb"/>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 </w:t>
      </w:r>
    </w:p>
    <w:p w14:paraId="22229BDC" w14:textId="7957D153"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390645D4" w14:textId="40B1A66A"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17242A4D"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57315C5A" w14:textId="3AC31F0F"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70528" behindDoc="1" locked="0" layoutInCell="1" allowOverlap="1" wp14:anchorId="521F91C7" wp14:editId="12632C37">
            <wp:simplePos x="0" y="0"/>
            <wp:positionH relativeFrom="margin">
              <wp:posOffset>2828290</wp:posOffset>
            </wp:positionH>
            <wp:positionV relativeFrom="paragraph">
              <wp:posOffset>171450</wp:posOffset>
            </wp:positionV>
            <wp:extent cx="3248025" cy="2436019"/>
            <wp:effectExtent l="190500" t="190500" r="180975" b="1930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118_114655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8025" cy="243601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8154893" w14:textId="6AABC4B1"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7F26D723" w14:textId="7777777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12079511" w14:textId="7777777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22BBED47" w14:textId="7777777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4140EA62" w14:textId="7777777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61779A0C" w14:textId="1E8A789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Or, use right away.</w:t>
      </w:r>
    </w:p>
    <w:p w14:paraId="7A4A0686" w14:textId="3676B4A1"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00FA4968" w14:textId="22E84AB8"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5ED5192D" w14:textId="02CB0A0C" w:rsidR="00FF5CF9" w:rsidRPr="00EC4CA5" w:rsidRDefault="00FF5CF9" w:rsidP="00EC4CA5">
      <w:pPr>
        <w:pStyle w:val="NormalWeb"/>
        <w:spacing w:before="0" w:beforeAutospacing="0" w:after="0" w:afterAutospacing="0"/>
        <w:rPr>
          <w:rFonts w:asciiTheme="minorHAnsi" w:hAnsiTheme="minorHAnsi" w:cstheme="minorHAnsi"/>
        </w:rPr>
      </w:pPr>
    </w:p>
    <w:p w14:paraId="5D04D74E" w14:textId="0AB0D538" w:rsidR="00EC4CA5" w:rsidRPr="00FF5CF9" w:rsidRDefault="00FF5CF9" w:rsidP="00EC4CA5">
      <w:pPr>
        <w:pStyle w:val="NormalWeb"/>
        <w:spacing w:before="0" w:beforeAutospacing="0" w:after="0" w:afterAutospacing="0"/>
        <w:rPr>
          <w:rFonts w:asciiTheme="minorHAnsi" w:hAnsiTheme="minorHAnsi" w:cstheme="minorHAnsi"/>
        </w:rPr>
      </w:pPr>
      <w:r>
        <w:rPr>
          <w:rFonts w:asciiTheme="minorHAnsi" w:hAnsiTheme="minorHAnsi" w:cstheme="minorHAnsi"/>
          <w:b/>
          <w:color w:val="000000"/>
          <w:sz w:val="22"/>
          <w:szCs w:val="22"/>
          <w:u w:val="single"/>
        </w:rPr>
        <w:lastRenderedPageBreak/>
        <w:t>Instructions for field</w:t>
      </w:r>
    </w:p>
    <w:p w14:paraId="6FD5EE54" w14:textId="72D376FB" w:rsidR="00FF5CF9" w:rsidRDefault="00FF5CF9" w:rsidP="00FF5CF9">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First, prepare for the field:</w:t>
      </w:r>
    </w:p>
    <w:p w14:paraId="17334F77" w14:textId="198DB781"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Label the prepared bands with the tree’s tag number.</w:t>
      </w:r>
    </w:p>
    <w:p w14:paraId="6CC589A1" w14:textId="6D250275"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Gather appropriate springs based on band size. </w:t>
      </w:r>
    </w:p>
    <w:p w14:paraId="3FDC2722" w14:textId="6B9E1FBC" w:rsidR="00707655" w:rsidRDefault="00707655"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b/>
          <w:color w:val="000000"/>
          <w:sz w:val="22"/>
          <w:szCs w:val="22"/>
        </w:rPr>
        <w:t xml:space="preserve">Review the </w:t>
      </w:r>
      <w:hyperlink r:id="rId20" w:history="1">
        <w:r w:rsidRPr="00707655">
          <w:rPr>
            <w:rStyle w:val="Hyperlink"/>
            <w:rFonts w:asciiTheme="minorHAnsi" w:hAnsiTheme="minorHAnsi" w:cstheme="minorHAnsi"/>
            <w:b/>
            <w:sz w:val="22"/>
            <w:szCs w:val="22"/>
          </w:rPr>
          <w:t>metadata</w:t>
        </w:r>
      </w:hyperlink>
      <w:r>
        <w:rPr>
          <w:rFonts w:asciiTheme="minorHAnsi" w:hAnsiTheme="minorHAnsi" w:cstheme="minorHAnsi"/>
          <w:color w:val="000000"/>
          <w:sz w:val="22"/>
          <w:szCs w:val="22"/>
        </w:rPr>
        <w:t xml:space="preserve"> so you know what data you’re collecting in the field.</w:t>
      </w:r>
    </w:p>
    <w:p w14:paraId="2C346037" w14:textId="439195B3" w:rsidR="00707655" w:rsidRDefault="00707655" w:rsidP="00707655">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The file is “bandreplace_metadata.csv”.</w:t>
      </w:r>
    </w:p>
    <w:p w14:paraId="31D62170" w14:textId="4328D177"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Bring materials necessary for </w:t>
      </w:r>
      <w:proofErr w:type="spellStart"/>
      <w:r>
        <w:rPr>
          <w:rFonts w:asciiTheme="minorHAnsi" w:hAnsiTheme="minorHAnsi" w:cstheme="minorHAnsi"/>
          <w:color w:val="000000"/>
          <w:sz w:val="22"/>
          <w:szCs w:val="22"/>
        </w:rPr>
        <w:t>dendroband</w:t>
      </w:r>
      <w:proofErr w:type="spellEnd"/>
      <w:r>
        <w:rPr>
          <w:rFonts w:asciiTheme="minorHAnsi" w:hAnsiTheme="minorHAnsi" w:cstheme="minorHAnsi"/>
          <w:color w:val="000000"/>
          <w:sz w:val="22"/>
          <w:szCs w:val="22"/>
        </w:rPr>
        <w:t xml:space="preserve"> installation</w:t>
      </w:r>
      <w:r w:rsidR="00707655">
        <w:rPr>
          <w:rFonts w:asciiTheme="minorHAnsi" w:hAnsiTheme="minorHAnsi" w:cstheme="minorHAnsi"/>
          <w:color w:val="000000"/>
          <w:sz w:val="22"/>
          <w:szCs w:val="22"/>
        </w:rPr>
        <w:t>:</w:t>
      </w:r>
    </w:p>
    <w:p w14:paraId="3F94CDC0" w14:textId="3BFB6270" w:rsidR="00171860" w:rsidRDefault="00171860" w:rsidP="00171860">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Everything in the </w:t>
      </w:r>
      <w:hyperlink r:id="rId21" w:history="1">
        <w:r w:rsidRPr="00171860">
          <w:rPr>
            <w:rStyle w:val="Hyperlink"/>
            <w:rFonts w:asciiTheme="minorHAnsi" w:hAnsiTheme="minorHAnsi" w:cstheme="minorHAnsi"/>
            <w:sz w:val="22"/>
            <w:szCs w:val="22"/>
          </w:rPr>
          <w:t>checklist</w:t>
        </w:r>
      </w:hyperlink>
      <w:r>
        <w:rPr>
          <w:rFonts w:asciiTheme="minorHAnsi" w:hAnsiTheme="minorHAnsi" w:cstheme="minorHAnsi"/>
          <w:color w:val="000000"/>
          <w:sz w:val="22"/>
          <w:szCs w:val="22"/>
        </w:rPr>
        <w:t xml:space="preserve"> (the </w:t>
      </w:r>
      <w:hyperlink r:id="rId22" w:history="1">
        <w:r>
          <w:rPr>
            <w:rStyle w:val="Hyperlink"/>
            <w:rFonts w:asciiTheme="minorHAnsi" w:hAnsiTheme="minorHAnsi" w:cstheme="minorHAnsi"/>
            <w:sz w:val="22"/>
            <w:szCs w:val="22"/>
          </w:rPr>
          <w:t>d</w:t>
        </w:r>
        <w:r w:rsidRPr="00FF5CF9">
          <w:rPr>
            <w:rStyle w:val="Hyperlink"/>
            <w:rFonts w:asciiTheme="minorHAnsi" w:hAnsiTheme="minorHAnsi" w:cstheme="minorHAnsi"/>
            <w:sz w:val="22"/>
            <w:szCs w:val="22"/>
          </w:rPr>
          <w:t>atasheet</w:t>
        </w:r>
      </w:hyperlink>
      <w:r>
        <w:rPr>
          <w:rFonts w:asciiTheme="minorHAnsi" w:hAnsiTheme="minorHAnsi" w:cstheme="minorHAnsi"/>
          <w:color w:val="000000"/>
          <w:sz w:val="22"/>
          <w:szCs w:val="22"/>
        </w:rPr>
        <w:t xml:space="preserve"> is either the field_form_bandreplace.xlsx or field_form_treereplace.xlsx).</w:t>
      </w:r>
    </w:p>
    <w:p w14:paraId="5229963C" w14:textId="233DA41D" w:rsidR="00FF5CF9" w:rsidRDefault="00FF5CF9" w:rsidP="00FF5CF9">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Prepared </w:t>
      </w:r>
      <w:proofErr w:type="spellStart"/>
      <w:r>
        <w:rPr>
          <w:rFonts w:asciiTheme="minorHAnsi" w:hAnsiTheme="minorHAnsi" w:cstheme="minorHAnsi"/>
          <w:color w:val="000000"/>
          <w:sz w:val="22"/>
          <w:szCs w:val="22"/>
        </w:rPr>
        <w:t>dendroband</w:t>
      </w:r>
      <w:r w:rsidR="00171860">
        <w:rPr>
          <w:rFonts w:asciiTheme="minorHAnsi" w:hAnsiTheme="minorHAnsi" w:cstheme="minorHAnsi"/>
          <w:color w:val="000000"/>
          <w:sz w:val="22"/>
          <w:szCs w:val="22"/>
        </w:rPr>
        <w:t>s</w:t>
      </w:r>
      <w:proofErr w:type="spellEnd"/>
      <w:r w:rsidR="00171860">
        <w:rPr>
          <w:rFonts w:asciiTheme="minorHAnsi" w:hAnsiTheme="minorHAnsi" w:cstheme="minorHAnsi"/>
          <w:color w:val="000000"/>
          <w:sz w:val="22"/>
          <w:szCs w:val="22"/>
        </w:rPr>
        <w:t xml:space="preserve"> + springs</w:t>
      </w:r>
    </w:p>
    <w:p w14:paraId="3C33CF0D" w14:textId="2FBDBAAB" w:rsidR="00FF5CF9" w:rsidRDefault="00FF5CF9" w:rsidP="00FF5CF9">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Small hole puncher for field</w:t>
      </w:r>
    </w:p>
    <w:p w14:paraId="1CAEF81B" w14:textId="28B2921C" w:rsidR="00171860" w:rsidRPr="00171860" w:rsidRDefault="00171860" w:rsidP="00171860">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DBH tape</w:t>
      </w:r>
    </w:p>
    <w:p w14:paraId="0F187B2E"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0DF1B548"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61BA4678"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1DC4A27B" w14:textId="0CC44C92"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1. For bigger trees, need someone to help put on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so it’s at DBH all the way around.</w:t>
      </w:r>
    </w:p>
    <w:p w14:paraId="1B9A05AE" w14:textId="06773731"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2. Wrap band around tree and put such that the end is about 1cm from the edge of the window. This is so that if the tree shrinks in diameter we can still measure it.</w:t>
      </w:r>
    </w:p>
    <w:p w14:paraId="3B58667C" w14:textId="25EF4B35" w:rsidR="00BF5F47" w:rsidRPr="00EC4CA5" w:rsidRDefault="00EC4CA5" w:rsidP="00EC4CA5">
      <w:pPr>
        <w:rPr>
          <w:rFonts w:cstheme="minorHAnsi"/>
          <w:lang w:val="en-US"/>
        </w:rPr>
      </w:pP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p>
    <w:p w14:paraId="13289EB9" w14:textId="185DC845" w:rsidR="00BF5F47" w:rsidRDefault="00BF5F47" w:rsidP="00BF5F47">
      <w:pPr>
        <w:rPr>
          <w:lang w:val="en-US"/>
        </w:rPr>
      </w:pPr>
    </w:p>
    <w:p w14:paraId="60D8C738" w14:textId="775FAC79" w:rsidR="00BF5F47" w:rsidRDefault="00BF5F47" w:rsidP="00BF5F47">
      <w:pPr>
        <w:rPr>
          <w:lang w:val="en-US"/>
        </w:rPr>
      </w:pPr>
    </w:p>
    <w:p w14:paraId="2C6884D6" w14:textId="2C938698" w:rsidR="00BF5F47" w:rsidRDefault="00171860" w:rsidP="00BF5F47">
      <w:pPr>
        <w:rPr>
          <w:lang w:val="en-US"/>
        </w:rPr>
      </w:pPr>
      <w:r>
        <w:rPr>
          <w:b/>
          <w:lang w:val="en-US"/>
        </w:rPr>
        <w:t>IMPORTANT:</w:t>
      </w:r>
      <w:r>
        <w:rPr>
          <w:lang w:val="en-US"/>
        </w:rPr>
        <w:t xml:space="preserve"> After these steps are done, remember to finish going through the entire </w:t>
      </w:r>
      <w:hyperlink r:id="rId23" w:history="1">
        <w:r w:rsidRPr="00171860">
          <w:rPr>
            <w:rStyle w:val="Hyperlink"/>
            <w:lang w:val="en-US"/>
          </w:rPr>
          <w:t>workflow</w:t>
        </w:r>
      </w:hyperlink>
      <w:r>
        <w:rPr>
          <w:lang w:val="en-US"/>
        </w:rPr>
        <w:t>.</w:t>
      </w:r>
    </w:p>
    <w:p w14:paraId="255F10E5" w14:textId="4B17DFC2" w:rsidR="00BF5F47" w:rsidRDefault="00BF5F47" w:rsidP="00BF5F47">
      <w:pPr>
        <w:rPr>
          <w:lang w:val="en-US"/>
        </w:rPr>
      </w:pPr>
    </w:p>
    <w:p w14:paraId="3927B2BD" w14:textId="397DD1B4" w:rsidR="00586B16" w:rsidRPr="00586B16" w:rsidRDefault="00586B16" w:rsidP="00BF5F47"/>
    <w:sectPr w:rsidR="00586B16" w:rsidRPr="00586B1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Valentine Herrmann" w:date="2019-01-22T14:52:00Z" w:initials="VH">
    <w:p w14:paraId="33CC290D" w14:textId="2E7F844C" w:rsidR="00A56C30" w:rsidRDefault="00A56C30">
      <w:pPr>
        <w:pStyle w:val="CommentText"/>
      </w:pPr>
      <w:r>
        <w:rPr>
          <w:rStyle w:val="CommentReference"/>
        </w:rPr>
        <w:annotationRef/>
      </w:r>
      <w:r>
        <w:t>This is very confusing.  A DBH is a diameter, so by definition it is a distance, usually measured in cm or mm. “</w:t>
      </w:r>
      <w:proofErr w:type="spellStart"/>
      <w:r>
        <w:t>dcm</w:t>
      </w:r>
      <w:proofErr w:type="spellEnd"/>
      <w:r>
        <w:t xml:space="preserve">” is just a handy way to call a graduation on the diameter side of the D-tape. It is not a real/universal unit like cm and mm are. It is just 1 </w:t>
      </w:r>
      <w:proofErr w:type="spellStart"/>
      <w:r>
        <w:t>dcm</w:t>
      </w:r>
      <w:proofErr w:type="spellEnd"/>
      <w:r>
        <w:t xml:space="preserve"> = 1 cm x pi</w:t>
      </w:r>
    </w:p>
    <w:p w14:paraId="5A172A0A" w14:textId="30609503" w:rsidR="00A56C30" w:rsidRDefault="00A56C30">
      <w:pPr>
        <w:pStyle w:val="CommentText"/>
      </w:pPr>
    </w:p>
    <w:p w14:paraId="064F5D94" w14:textId="0537412E" w:rsidR="00A56C30" w:rsidRDefault="00A56C30">
      <w:pPr>
        <w:pStyle w:val="CommentText"/>
      </w:pPr>
    </w:p>
  </w:comment>
  <w:comment w:id="8" w:author="Valentine Herrmann" w:date="2019-01-22T15:02:00Z" w:initials="VH">
    <w:p w14:paraId="0DD28FFB" w14:textId="39229FA7" w:rsidR="00CE7E89" w:rsidRDefault="00CE7E89">
      <w:pPr>
        <w:pStyle w:val="CommentText"/>
      </w:pPr>
      <w:r>
        <w:rPr>
          <w:rStyle w:val="CommentReference"/>
        </w:rPr>
        <w:annotationRef/>
      </w:r>
      <w:r>
        <w:t>Don’t you mean in? you want the smooth side on the side of the band that will be against the tree</w:t>
      </w:r>
    </w:p>
  </w:comment>
  <w:comment w:id="9" w:author="Valentine Herrmann" w:date="2019-01-22T15:03:00Z" w:initials="VH">
    <w:p w14:paraId="00539D71" w14:textId="544E6A0F" w:rsidR="00CE7E89" w:rsidRDefault="00CE7E89">
      <w:pPr>
        <w:pStyle w:val="CommentText"/>
      </w:pPr>
      <w:r>
        <w:rPr>
          <w:rStyle w:val="CommentReference"/>
        </w:rPr>
        <w:annotationRef/>
      </w:r>
      <w:r>
        <w:t>If my previous comment is right, this should read “away from the curve”</w:t>
      </w:r>
    </w:p>
  </w:comment>
  <w:comment w:id="10" w:author="Valentine Herrmann" w:date="2019-01-22T15:09:00Z" w:initials="VH">
    <w:p w14:paraId="600F4172" w14:textId="719F91A6" w:rsidR="00CE7E89" w:rsidRDefault="00CE7E89">
      <w:pPr>
        <w:pStyle w:val="CommentText"/>
      </w:pPr>
      <w:r>
        <w:rPr>
          <w:rStyle w:val="CommentReference"/>
        </w:rPr>
        <w:annotationRef/>
      </w:r>
      <w:r>
        <w:t xml:space="preserve">Isn’t less than </w:t>
      </w:r>
      <w:proofErr w:type="gramStart"/>
      <w:r>
        <w:t>halfway ?</w:t>
      </w:r>
      <w:proofErr w:type="gramEnd"/>
    </w:p>
  </w:comment>
  <w:comment w:id="29" w:author="Valentine Herrmann" w:date="2019-01-22T15:16:00Z" w:initials="VH">
    <w:p w14:paraId="2C02A643" w14:textId="25E33CCC" w:rsidR="00DD3137" w:rsidRDefault="00DD3137">
      <w:pPr>
        <w:pStyle w:val="CommentText"/>
      </w:pPr>
      <w:r>
        <w:rPr>
          <w:rStyle w:val="CommentReference"/>
        </w:rPr>
        <w:annotationRef/>
      </w:r>
      <w:r>
        <w:t>Add table for size of the spring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4F5D94" w15:done="0"/>
  <w15:commentEx w15:paraId="0DD28FFB" w15:done="0"/>
  <w15:commentEx w15:paraId="00539D71" w15:done="0"/>
  <w15:commentEx w15:paraId="600F4172" w15:done="0"/>
  <w15:commentEx w15:paraId="2C02A6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4F5D94" w16cid:durableId="1FF1AC90"/>
  <w16cid:commentId w16cid:paraId="0DD28FFB" w16cid:durableId="1FF1AEEB"/>
  <w16cid:commentId w16cid:paraId="00539D71" w16cid:durableId="1FF1AF35"/>
  <w16cid:commentId w16cid:paraId="600F4172" w16cid:durableId="1FF1B09E"/>
  <w16cid:commentId w16cid:paraId="2C02A643" w16cid:durableId="1FF1B2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6264FA"/>
    <w:multiLevelType w:val="multilevel"/>
    <w:tmpl w:val="08980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5F7AEA"/>
    <w:multiLevelType w:val="multilevel"/>
    <w:tmpl w:val="9034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6C1DE3"/>
    <w:multiLevelType w:val="hybridMultilevel"/>
    <w:tmpl w:val="A6106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B50C3D"/>
    <w:multiLevelType w:val="multilevel"/>
    <w:tmpl w:val="6E9CD6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2B3FF7"/>
    <w:multiLevelType w:val="multilevel"/>
    <w:tmpl w:val="2E32B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393800"/>
    <w:multiLevelType w:val="hybridMultilevel"/>
    <w:tmpl w:val="C74AFC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1">
      <w:lvl w:ilvl="1">
        <w:numFmt w:val="bullet"/>
        <w:lvlText w:val=""/>
        <w:lvlJc w:val="left"/>
        <w:pPr>
          <w:tabs>
            <w:tab w:val="num" w:pos="1440"/>
          </w:tabs>
          <w:ind w:left="1440" w:hanging="360"/>
        </w:pPr>
        <w:rPr>
          <w:rFonts w:ascii="Symbol" w:hAnsi="Symbol" w:hint="default"/>
          <w:sz w:val="20"/>
        </w:rPr>
      </w:lvl>
    </w:lvlOverride>
  </w:num>
  <w:num w:numId="3">
    <w:abstractNumId w:val="3"/>
  </w:num>
  <w:num w:numId="4">
    <w:abstractNumId w:val="3"/>
    <w:lvlOverride w:ilvl="1">
      <w:lvl w:ilvl="1">
        <w:numFmt w:val="lowerLetter"/>
        <w:lvlText w:val="%2."/>
        <w:lvlJc w:val="left"/>
      </w:lvl>
    </w:lvlOverride>
  </w:num>
  <w:num w:numId="5">
    <w:abstractNumId w:val="4"/>
  </w:num>
  <w:num w:numId="6">
    <w:abstractNumId w:val="4"/>
    <w:lvlOverride w:ilvl="1">
      <w:lvl w:ilvl="1">
        <w:numFmt w:val="bullet"/>
        <w:lvlText w:val=""/>
        <w:lvlJc w:val="left"/>
        <w:pPr>
          <w:tabs>
            <w:tab w:val="num" w:pos="1440"/>
          </w:tabs>
          <w:ind w:left="1440" w:hanging="360"/>
        </w:pPr>
        <w:rPr>
          <w:rFonts w:ascii="Symbol" w:hAnsi="Symbol" w:hint="default"/>
          <w:sz w:val="20"/>
        </w:rPr>
      </w:lvl>
    </w:lvlOverride>
  </w:num>
  <w:num w:numId="7">
    <w:abstractNumId w:val="1"/>
  </w:num>
  <w:num w:numId="8">
    <w:abstractNumId w:val="5"/>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alentine Herrmann">
    <w15:presenceInfo w15:providerId="Windows Live" w15:userId="d8ec777fd39d6b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F47"/>
    <w:rsid w:val="00171860"/>
    <w:rsid w:val="0032043C"/>
    <w:rsid w:val="0047137C"/>
    <w:rsid w:val="0057616A"/>
    <w:rsid w:val="00586B16"/>
    <w:rsid w:val="006748A1"/>
    <w:rsid w:val="00707655"/>
    <w:rsid w:val="00804183"/>
    <w:rsid w:val="00810520"/>
    <w:rsid w:val="00A56C30"/>
    <w:rsid w:val="00B2068F"/>
    <w:rsid w:val="00BF5F47"/>
    <w:rsid w:val="00C9768D"/>
    <w:rsid w:val="00CE7E89"/>
    <w:rsid w:val="00DD3137"/>
    <w:rsid w:val="00EC1D7B"/>
    <w:rsid w:val="00EC4CA5"/>
    <w:rsid w:val="00FF5CF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F4F25"/>
  <w15:chartTrackingRefBased/>
  <w15:docId w15:val="{11446F10-3E07-4D97-9303-6E7B67D46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043C"/>
    <w:rPr>
      <w:color w:val="0563C1" w:themeColor="hyperlink"/>
      <w:u w:val="single"/>
    </w:rPr>
  </w:style>
  <w:style w:type="paragraph" w:styleId="NormalWeb">
    <w:name w:val="Normal (Web)"/>
    <w:basedOn w:val="Normal"/>
    <w:uiPriority w:val="99"/>
    <w:semiHidden/>
    <w:unhideWhenUsed/>
    <w:rsid w:val="00EC4CA5"/>
    <w:pPr>
      <w:spacing w:before="100" w:beforeAutospacing="1" w:after="100" w:afterAutospacing="1"/>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A56C30"/>
    <w:rPr>
      <w:sz w:val="16"/>
      <w:szCs w:val="16"/>
    </w:rPr>
  </w:style>
  <w:style w:type="paragraph" w:styleId="CommentText">
    <w:name w:val="annotation text"/>
    <w:basedOn w:val="Normal"/>
    <w:link w:val="CommentTextChar"/>
    <w:uiPriority w:val="99"/>
    <w:semiHidden/>
    <w:unhideWhenUsed/>
    <w:rsid w:val="00A56C30"/>
    <w:rPr>
      <w:sz w:val="20"/>
      <w:szCs w:val="20"/>
    </w:rPr>
  </w:style>
  <w:style w:type="character" w:customStyle="1" w:styleId="CommentTextChar">
    <w:name w:val="Comment Text Char"/>
    <w:basedOn w:val="DefaultParagraphFont"/>
    <w:link w:val="CommentText"/>
    <w:uiPriority w:val="99"/>
    <w:semiHidden/>
    <w:rsid w:val="00A56C30"/>
    <w:rPr>
      <w:sz w:val="20"/>
      <w:szCs w:val="20"/>
    </w:rPr>
  </w:style>
  <w:style w:type="paragraph" w:styleId="CommentSubject">
    <w:name w:val="annotation subject"/>
    <w:basedOn w:val="CommentText"/>
    <w:next w:val="CommentText"/>
    <w:link w:val="CommentSubjectChar"/>
    <w:uiPriority w:val="99"/>
    <w:semiHidden/>
    <w:unhideWhenUsed/>
    <w:rsid w:val="00A56C30"/>
    <w:rPr>
      <w:b/>
      <w:bCs/>
    </w:rPr>
  </w:style>
  <w:style w:type="character" w:customStyle="1" w:styleId="CommentSubjectChar">
    <w:name w:val="Comment Subject Char"/>
    <w:basedOn w:val="CommentTextChar"/>
    <w:link w:val="CommentSubject"/>
    <w:uiPriority w:val="99"/>
    <w:semiHidden/>
    <w:rsid w:val="00A56C30"/>
    <w:rPr>
      <w:b/>
      <w:bCs/>
      <w:sz w:val="20"/>
      <w:szCs w:val="20"/>
    </w:rPr>
  </w:style>
  <w:style w:type="paragraph" w:styleId="BalloonText">
    <w:name w:val="Balloon Text"/>
    <w:basedOn w:val="Normal"/>
    <w:link w:val="BalloonTextChar"/>
    <w:uiPriority w:val="99"/>
    <w:semiHidden/>
    <w:unhideWhenUsed/>
    <w:rsid w:val="00A56C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C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0561353">
      <w:bodyDiv w:val="1"/>
      <w:marLeft w:val="0"/>
      <w:marRight w:val="0"/>
      <w:marTop w:val="0"/>
      <w:marBottom w:val="0"/>
      <w:divBdr>
        <w:top w:val="none" w:sz="0" w:space="0" w:color="auto"/>
        <w:left w:val="none" w:sz="0" w:space="0" w:color="auto"/>
        <w:bottom w:val="none" w:sz="0" w:space="0" w:color="auto"/>
        <w:right w:val="none" w:sz="0" w:space="0" w:color="auto"/>
      </w:divBdr>
      <w:divsChild>
        <w:div w:id="2052682184">
          <w:marLeft w:val="0"/>
          <w:marRight w:val="0"/>
          <w:marTop w:val="0"/>
          <w:marBottom w:val="0"/>
          <w:divBdr>
            <w:top w:val="none" w:sz="0" w:space="0" w:color="auto"/>
            <w:left w:val="none" w:sz="0" w:space="0" w:color="auto"/>
            <w:bottom w:val="none" w:sz="0" w:space="0" w:color="auto"/>
            <w:right w:val="none" w:sz="0" w:space="0" w:color="auto"/>
          </w:divBdr>
        </w:div>
        <w:div w:id="341395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kCG22EAEnOVxw9Z-cPPvrHIzvRFE-j0U7anTmhJbkqM/edit"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SCBI-ForestGEO/Dendrobands/blob/master/resources/field_forms/README.md" TargetMode="External"/><Relationship Id="rId7" Type="http://schemas.microsoft.com/office/2016/09/relationships/commentsIds" Target="commentsIds.xml"/><Relationship Id="rId12" Type="http://schemas.openxmlformats.org/officeDocument/2006/relationships/image" Target="media/image4.jpeg"/><Relationship Id="rId17" Type="http://schemas.openxmlformats.org/officeDocument/2006/relationships/image" Target="media/image9.jpe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github.com/SCBI-ForestGEO/Dendrobands/tree/master/data/metadata"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7.jpeg"/><Relationship Id="rId23" Type="http://schemas.openxmlformats.org/officeDocument/2006/relationships/hyperlink" Target="https://github.com/SCBI-ForestGEO/Dendrobands/blob/master/resources/workflow_bandreplace.md"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github.com/SCBI-ForestGEO/Dendrobands/tree/master/resources/field_fo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1074</Words>
  <Characters>6126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Albus Severus</dc:creator>
  <cp:keywords/>
  <dc:description/>
  <cp:lastModifiedBy>Valentine Herrmann</cp:lastModifiedBy>
  <cp:revision>2</cp:revision>
  <dcterms:created xsi:type="dcterms:W3CDTF">2019-01-22T20:27:00Z</dcterms:created>
  <dcterms:modified xsi:type="dcterms:W3CDTF">2019-01-22T20:27:00Z</dcterms:modified>
</cp:coreProperties>
</file>