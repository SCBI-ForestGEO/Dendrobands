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B68ABE" w14:textId="77777777" w:rsidR="00EC4CA5" w:rsidRPr="00EC4CA5" w:rsidRDefault="00EC4CA5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</w:rPr>
        <w:t xml:space="preserve">Clarified steps for making </w:t>
      </w:r>
      <w:proofErr w:type="spellStart"/>
      <w:r w:rsidRPr="00EC4CA5">
        <w:rPr>
          <w:rFonts w:asciiTheme="minorHAnsi" w:hAnsiTheme="minorHAnsi" w:cstheme="minorHAnsi"/>
          <w:color w:val="000000"/>
        </w:rPr>
        <w:t>dendrobands</w:t>
      </w:r>
      <w:proofErr w:type="spellEnd"/>
    </w:p>
    <w:p w14:paraId="15F55984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i/>
          <w:iCs/>
          <w:color w:val="000000"/>
          <w:sz w:val="20"/>
          <w:szCs w:val="20"/>
        </w:rPr>
        <w:t>*The first couple pages contain only the step-by-step instructions for easy printing. Pictures accompanying the steps can be found on the following pages.</w:t>
      </w:r>
    </w:p>
    <w:p w14:paraId="0077E32A" w14:textId="77777777" w:rsidR="00EC4CA5" w:rsidRPr="00EC4CA5" w:rsidRDefault="00EC4CA5" w:rsidP="00EC4CA5">
      <w:pPr>
        <w:rPr>
          <w:rFonts w:cstheme="minorHAnsi"/>
        </w:rPr>
      </w:pPr>
    </w:p>
    <w:p w14:paraId="12527D4E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Notes</w:t>
      </w:r>
    </w:p>
    <w:p w14:paraId="019DD1E9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The metal bands cut through skin easily. It is advised to wear gloves or have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bandaids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handy</w:t>
      </w:r>
    </w:p>
    <w:p w14:paraId="1E8A9BF2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dendrometer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bands</w:t>
      </w:r>
    </w:p>
    <w:p w14:paraId="52F7CA82" w14:textId="4147A4ED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diameter cm. These are the cm measurements on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the diameter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A56C30">
        <w:rPr>
          <w:rFonts w:asciiTheme="minorHAnsi" w:hAnsiTheme="minorHAnsi" w:cstheme="minorHAnsi"/>
          <w:color w:val="000000"/>
          <w:sz w:val="22"/>
          <w:szCs w:val="20"/>
        </w:rPr>
        <w:t>side of the DBH tape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. Creating a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uses both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and normal cm (aka both sides of the DBH tape).</w:t>
      </w:r>
    </w:p>
    <w:p w14:paraId="4A2D80D9" w14:textId="11D68789" w:rsidR="00EC4CA5" w:rsidRPr="00EC4CA5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</w:rPr>
        <w:t>Remember: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=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cm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 xml:space="preserve"> * pi</w:t>
      </w:r>
    </w:p>
    <w:p w14:paraId="7044BCDF" w14:textId="0D9717EE" w:rsidR="00EC4CA5" w:rsidRPr="00EC4CA5" w:rsidDel="005836E1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del w:id="0" w:author="McGregor, Ian" w:date="2019-01-22T15:46:00Z"/>
          <w:rFonts w:asciiTheme="minorHAnsi" w:hAnsiTheme="minorHAnsi" w:cstheme="minorHAnsi"/>
          <w:color w:val="000000"/>
          <w:sz w:val="22"/>
          <w:szCs w:val="20"/>
        </w:rPr>
      </w:pPr>
      <w:commentRangeStart w:id="1"/>
      <w:del w:id="2" w:author="McGregor, Ian" w:date="2019-01-22T15:46:00Z">
        <w:r w:rsidRPr="00EC4CA5" w:rsidDel="005836E1">
          <w:rPr>
            <w:rFonts w:asciiTheme="minorHAnsi" w:hAnsiTheme="minorHAnsi" w:cstheme="minorHAnsi"/>
            <w:b/>
            <w:bCs/>
            <w:color w:val="000000"/>
            <w:sz w:val="22"/>
            <w:szCs w:val="20"/>
          </w:rPr>
          <w:delText xml:space="preserve">Caution: </w:delText>
        </w:r>
        <w:r w:rsidRPr="00EC4CA5" w:rsidDel="005836E1">
          <w:rPr>
            <w:rFonts w:asciiTheme="minorHAnsi" w:hAnsiTheme="minorHAnsi" w:cstheme="minorHAnsi"/>
            <w:color w:val="000000"/>
            <w:sz w:val="22"/>
            <w:szCs w:val="20"/>
          </w:rPr>
          <w:delText>DBH measurements are by definition in dcm and dmm, but often they are written as just mm or cm. Be aware of this.</w:delText>
        </w:r>
        <w:commentRangeEnd w:id="1"/>
        <w:r w:rsidR="00A56C30" w:rsidDel="005836E1">
          <w:rPr>
            <w:rStyle w:val="CommentReference"/>
            <w:rFonts w:asciiTheme="minorHAnsi" w:eastAsiaTheme="minorHAnsi" w:hAnsiTheme="minorHAnsi" w:cstheme="minorBidi"/>
            <w:lang w:val="en-GB"/>
          </w:rPr>
          <w:commentReference w:id="1"/>
        </w:r>
      </w:del>
    </w:p>
    <w:p w14:paraId="180EB891" w14:textId="77777777" w:rsidR="00EC4CA5" w:rsidRPr="00EC4CA5" w:rsidRDefault="00EC4CA5" w:rsidP="00EC4CA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Use the following measurements to determine what length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can be applied to a certain tree given its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dbh</w:t>
      </w:r>
      <w:proofErr w:type="spellEnd"/>
    </w:p>
    <w:p w14:paraId="07CB4867" w14:textId="77777777" w:rsidR="00EC4CA5" w:rsidRPr="00EC4CA5" w:rsidRDefault="00EC4CA5" w:rsidP="00EC4CA5">
      <w:pPr>
        <w:rPr>
          <w:rFonts w:cstheme="minorHAnsi"/>
          <w:sz w:val="28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4"/>
        <w:gridCol w:w="3922"/>
      </w:tblGrid>
      <w:tr w:rsidR="00EC4CA5" w:rsidRPr="00EC4CA5" w14:paraId="550A7872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53F6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For a </w:t>
            </w:r>
            <w:proofErr w:type="spellStart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dendroband</w:t>
            </w:r>
            <w:proofErr w:type="spellEnd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 of length…,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2D538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apply to tree of DBH...</w:t>
            </w:r>
          </w:p>
        </w:tc>
      </w:tr>
      <w:tr w:rsidR="00EC4CA5" w:rsidRPr="00EC4CA5" w14:paraId="0A5E16B1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829C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&lt;= 10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E624D" w14:textId="526A1D71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&lt;= 8 cm</w:t>
            </w:r>
          </w:p>
        </w:tc>
      </w:tr>
      <w:tr w:rsidR="00EC4CA5" w:rsidRPr="00EC4CA5" w14:paraId="1FFC1DE0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93B5F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11-30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798C2" w14:textId="43E9E96B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6-25 cm</w:t>
            </w:r>
          </w:p>
        </w:tc>
      </w:tr>
      <w:tr w:rsidR="00EC4CA5" w:rsidRPr="00EC4CA5" w14:paraId="119947BF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2D439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30+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44AE0" w14:textId="0C32D275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20+ cm</w:t>
            </w:r>
          </w:p>
        </w:tc>
      </w:tr>
    </w:tbl>
    <w:p w14:paraId="40623218" w14:textId="77777777" w:rsidR="00EC4CA5" w:rsidRPr="00EC4CA5" w:rsidRDefault="00EC4CA5" w:rsidP="00EC4CA5">
      <w:pPr>
        <w:rPr>
          <w:rFonts w:cstheme="minorHAnsi"/>
        </w:rPr>
      </w:pPr>
    </w:p>
    <w:p w14:paraId="1228960B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 for office</w:t>
      </w:r>
    </w:p>
    <w:p w14:paraId="6B8CF953" w14:textId="1E0D0442" w:rsidR="005836E1" w:rsidRPr="00B118A3" w:rsidRDefault="005836E1" w:rsidP="00B11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991BEE">
        <w:rPr>
          <w:rFonts w:asciiTheme="minorHAnsi" w:hAnsiTheme="minorHAnsi" w:cstheme="minorHAnsi"/>
          <w:b/>
          <w:color w:val="000000"/>
          <w:sz w:val="22"/>
          <w:szCs w:val="20"/>
        </w:rPr>
        <w:t>BEFORE</w:t>
      </w:r>
      <w:r>
        <w:rPr>
          <w:rFonts w:asciiTheme="minorHAnsi" w:hAnsiTheme="minorHAnsi" w:cstheme="minorHAnsi"/>
          <w:color w:val="000000"/>
          <w:sz w:val="22"/>
          <w:szCs w:val="20"/>
        </w:rPr>
        <w:t xml:space="preserve"> starting to build, check stash of pre-made and pre-measured bands and use whatever you can of those first.</w:t>
      </w:r>
      <w:r w:rsidRPr="00991BE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3A10D6E0" w14:textId="3CF99689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Measure out the band to make sure it is the length you want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!).</w:t>
      </w:r>
    </w:p>
    <w:p w14:paraId="33100FAA" w14:textId="0FB84DDE" w:rsid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Take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and put band through it, so that smooth side of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is </w:t>
      </w:r>
      <w:commentRangeStart w:id="3"/>
      <w:r w:rsidRPr="00EC4CA5">
        <w:rPr>
          <w:rFonts w:asciiTheme="minorHAnsi" w:hAnsiTheme="minorHAnsi" w:cstheme="minorHAnsi"/>
          <w:color w:val="000000"/>
          <w:sz w:val="22"/>
          <w:szCs w:val="22"/>
        </w:rPr>
        <w:t>facing out (outside of curve)</w:t>
      </w:r>
      <w:commentRangeEnd w:id="3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3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71BF4E49" w14:textId="09BDE623" w:rsidR="00EC4CA5" w:rsidRPr="00EC4CA5" w:rsidRDefault="00EC4CA5" w:rsidP="00EC4CA5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To make </w:t>
      </w:r>
      <w:r w:rsidR="00B46914">
        <w:rPr>
          <w:rFonts w:asciiTheme="minorHAnsi" w:hAnsiTheme="minorHAnsi" w:cstheme="minorHAnsi"/>
          <w:color w:val="000000"/>
          <w:sz w:val="20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, cut piece of metal that is 4-5 cm long, and fold in thirds (or close to thirds) such that a </w:t>
      </w:r>
      <w:proofErr w:type="spellStart"/>
      <w:r w:rsidRPr="00EC4CA5">
        <w:rPr>
          <w:rFonts w:asciiTheme="minorHAnsi" w:hAnsiTheme="minorHAnsi" w:cstheme="minorHAnsi"/>
          <w:color w:val="000000"/>
          <w:sz w:val="20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 can slide through the space created.</w:t>
      </w:r>
    </w:p>
    <w:p w14:paraId="0A35C0C2" w14:textId="669F4314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Slide it on enough such that you can fold over the end of the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to match the length of the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commentRangeStart w:id="4"/>
      <w:r w:rsidRPr="00EC4CA5">
        <w:rPr>
          <w:rFonts w:asciiTheme="minorHAnsi" w:hAnsiTheme="minorHAnsi" w:cstheme="minorHAnsi"/>
          <w:color w:val="000000"/>
          <w:sz w:val="22"/>
          <w:szCs w:val="22"/>
        </w:rPr>
        <w:t>(folding with the curve of the band</w:t>
      </w:r>
      <w:r w:rsidR="006748A1">
        <w:rPr>
          <w:rFonts w:asciiTheme="minorHAnsi" w:hAnsiTheme="minorHAnsi" w:cstheme="minorHAnsi"/>
          <w:color w:val="000000"/>
          <w:sz w:val="22"/>
          <w:szCs w:val="22"/>
        </w:rPr>
        <w:t>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commentRangeEnd w:id="4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4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Fold over again for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(so folded twice in total).</w:t>
      </w:r>
    </w:p>
    <w:p w14:paraId="4B307757" w14:textId="08E927AE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Use marker and put 2 dots (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eg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NW and SE) on band next to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– the dots 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should</w:t>
      </w:r>
      <w:r w:rsidR="00B118A3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be within the length of where the </w:t>
      </w:r>
      <w:proofErr w:type="spellStart"/>
      <w:r w:rsidR="00B46914">
        <w:rPr>
          <w:rFonts w:asciiTheme="minorHAnsi" w:hAnsiTheme="minorHAnsi" w:cstheme="minorHAnsi"/>
          <w:color w:val="000000"/>
          <w:sz w:val="22"/>
          <w:szCs w:val="22"/>
        </w:rPr>
        <w:t>sleeeve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was folded over the second time.</w:t>
      </w:r>
    </w:p>
    <w:p w14:paraId="1D5F2C89" w14:textId="77777777" w:rsidR="00EC4CA5" w:rsidRPr="00EC4CA5" w:rsidRDefault="00EC4CA5" w:rsidP="00EC4CA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EC4CA5">
        <w:rPr>
          <w:rFonts w:asciiTheme="minorHAnsi" w:hAnsiTheme="minorHAnsi" w:cstheme="minorHAnsi"/>
          <w:color w:val="000000"/>
          <w:sz w:val="20"/>
          <w:szCs w:val="20"/>
        </w:rPr>
        <w:t>This second fold is optional, but it helps to give guidance for where to put the holes.</w:t>
      </w:r>
    </w:p>
    <w:p w14:paraId="673C34C5" w14:textId="34A1EEB9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Punch holes where the dots are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BC161D4" w14:textId="2EA960BE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Using the other side of the DBH tape, measure 1.5-2 cm (normal cm!) from furthest hole from band edge, mark a line on the bottom of the band that goes vertically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 xml:space="preserve"> just under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 xml:space="preserve"> halfway up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the band.</w:t>
      </w:r>
    </w:p>
    <w:p w14:paraId="682BCA47" w14:textId="28353497" w:rsidR="00CE7E89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Do the same thing 15 cm from that furthest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hole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14:paraId="494AB3A1" w14:textId="075A7C9B" w:rsidR="00CE7E89" w:rsidRDefault="00CE7E89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Connect the top of the two lines created in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7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8</w:t>
      </w:r>
      <w:r>
        <w:rPr>
          <w:rFonts w:asciiTheme="minorHAnsi" w:hAnsiTheme="minorHAnsi" w:cstheme="minorHAnsi"/>
          <w:color w:val="000000"/>
          <w:sz w:val="22"/>
          <w:szCs w:val="22"/>
        </w:rPr>
        <w:t>. That should look like a ~13cm line, parallel to the long edge of the band, about half-way up the width of the band.</w:t>
      </w:r>
    </w:p>
    <w:p w14:paraId="14D2C9F3" w14:textId="51D9F32A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Cut out a “window” on the bottom of that band from the drawn lines.</w:t>
      </w:r>
    </w:p>
    <w:p w14:paraId="759A3123" w14:textId="45D6EED7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Roll up the band, tape, label with the length of band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), and store it. Or, use right away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 (see “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Instructions for field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” section below)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375BFEF5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1C1C8DA4" w14:textId="2359DB0C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9352BE8" w14:textId="17E2473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3AE79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50BE91" w14:textId="287DB877" w:rsidR="00EC4CA5" w:rsidRP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Instructions for field</w:t>
      </w:r>
    </w:p>
    <w:p w14:paraId="3F5BD334" w14:textId="716C4C50" w:rsidR="003A40F5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First, prepare for the field:</w:t>
      </w:r>
    </w:p>
    <w:p w14:paraId="40C23FBE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Label the prepared bands with the tree’s tag number.</w:t>
      </w:r>
    </w:p>
    <w:p w14:paraId="77142B4B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Gather appropriate springs based on band size. </w:t>
      </w:r>
    </w:p>
    <w:p w14:paraId="710E353C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Review the </w:t>
      </w:r>
      <w:hyperlink r:id="rId7" w:history="1">
        <w:r w:rsidRPr="00707655">
          <w:rPr>
            <w:rStyle w:val="Hyperlink"/>
            <w:rFonts w:asciiTheme="minorHAnsi" w:hAnsiTheme="minorHAnsi" w:cstheme="minorHAnsi"/>
            <w:b/>
            <w:sz w:val="22"/>
            <w:szCs w:val="22"/>
          </w:rPr>
          <w:t>metadata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so you know what data you’re collecting in the field.</w:t>
      </w:r>
    </w:p>
    <w:p w14:paraId="0491ADE4" w14:textId="5EDD763F" w:rsidR="003A40F5" w:rsidRPr="003A40F5" w:rsidRDefault="003A40F5" w:rsidP="003A40F5">
      <w:pPr>
        <w:pStyle w:val="NormalWeb"/>
        <w:numPr>
          <w:ilvl w:val="2"/>
          <w:numId w:val="1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A40F5">
        <w:rPr>
          <w:rFonts w:asciiTheme="minorHAnsi" w:hAnsiTheme="minorHAnsi" w:cstheme="minorHAnsi"/>
          <w:color w:val="000000"/>
          <w:sz w:val="22"/>
          <w:szCs w:val="22"/>
        </w:rPr>
        <w:t>The file is “bandreplace_metadata.csv”.</w:t>
      </w:r>
    </w:p>
    <w:p w14:paraId="63C8A432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Bring materials necessary for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installation:</w:t>
      </w:r>
    </w:p>
    <w:p w14:paraId="234FFDFD" w14:textId="5A25BAAB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Everything in the </w:t>
      </w:r>
      <w:hyperlink r:id="rId8" w:history="1">
        <w:r w:rsidRPr="00171860">
          <w:rPr>
            <w:rStyle w:val="Hyperlink"/>
            <w:rFonts w:asciiTheme="minorHAnsi" w:hAnsiTheme="minorHAnsi" w:cstheme="minorHAnsi"/>
            <w:sz w:val="22"/>
            <w:szCs w:val="22"/>
          </w:rPr>
          <w:t>che</w:t>
        </w:r>
        <w:r w:rsidRPr="00171860">
          <w:rPr>
            <w:rStyle w:val="Hyperlink"/>
            <w:rFonts w:asciiTheme="minorHAnsi" w:hAnsiTheme="minorHAnsi" w:cstheme="minorHAnsi"/>
            <w:sz w:val="22"/>
            <w:szCs w:val="22"/>
          </w:rPr>
          <w:t>c</w:t>
        </w:r>
        <w:r w:rsidRPr="00171860">
          <w:rPr>
            <w:rStyle w:val="Hyperlink"/>
            <w:rFonts w:asciiTheme="minorHAnsi" w:hAnsiTheme="minorHAnsi" w:cstheme="minorHAnsi"/>
            <w:sz w:val="22"/>
            <w:szCs w:val="22"/>
          </w:rPr>
          <w:t>klist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(the </w:t>
      </w:r>
      <w:hyperlink r:id="rId9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d</w:t>
        </w:r>
        <w:r w:rsidRPr="00FF5CF9">
          <w:rPr>
            <w:rStyle w:val="Hyperlink"/>
            <w:rFonts w:asciiTheme="minorHAnsi" w:hAnsiTheme="minorHAnsi" w:cstheme="minorHAnsi"/>
            <w:sz w:val="22"/>
            <w:szCs w:val="22"/>
          </w:rPr>
          <w:t>atasheet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is either the field_form_bandreplace.xlsx or field_form_treereplace.xlsx).</w:t>
      </w:r>
    </w:p>
    <w:p w14:paraId="4ECF94FF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Prepared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+ springs</w:t>
      </w:r>
    </w:p>
    <w:p w14:paraId="0C93DC6C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Small hole puncher for field</w:t>
      </w:r>
    </w:p>
    <w:p w14:paraId="76E80D86" w14:textId="5A5FF115" w:rsidR="003A40F5" w:rsidRDefault="003A40F5" w:rsidP="00EC4CA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DBH tape</w:t>
      </w:r>
    </w:p>
    <w:p w14:paraId="2DB0A199" w14:textId="4EF221BF" w:rsidR="00076EF7" w:rsidRDefault="00076EF7" w:rsidP="00EC4CA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Scissors to cut extra band material as needed</w:t>
      </w:r>
    </w:p>
    <w:p w14:paraId="17A1A189" w14:textId="77777777" w:rsidR="003A40F5" w:rsidRPr="003A40F5" w:rsidRDefault="003A40F5" w:rsidP="003A40F5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color w:val="000000"/>
          <w:sz w:val="22"/>
          <w:szCs w:val="22"/>
        </w:rPr>
      </w:pPr>
    </w:p>
    <w:p w14:paraId="37AB980B" w14:textId="64557460" w:rsidR="00EC4CA5" w:rsidRPr="00EC4CA5" w:rsidRDefault="00DD3137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Note: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For bigger trees,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you will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need someone to help put on the </w:t>
      </w:r>
      <w:proofErr w:type="spellStart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so it’s at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breast 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ight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all the way around.</w:t>
      </w:r>
    </w:p>
    <w:p w14:paraId="38BA560D" w14:textId="7EB5F23A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commentRangeStart w:id="5"/>
      <w:r>
        <w:rPr>
          <w:rFonts w:asciiTheme="minorHAnsi" w:hAnsiTheme="minorHAnsi" w:cstheme="minorHAnsi"/>
        </w:rPr>
        <w:t>Install a spring where you punched the holes</w:t>
      </w:r>
      <w:commentRangeEnd w:id="5"/>
      <w:r>
        <w:rPr>
          <w:rStyle w:val="CommentReference"/>
          <w:rFonts w:asciiTheme="minorHAnsi" w:eastAsiaTheme="minorHAnsi" w:hAnsiTheme="minorHAnsi" w:cstheme="minorBidi"/>
          <w:lang w:val="en-GB"/>
        </w:rPr>
        <w:commentReference w:id="5"/>
      </w:r>
    </w:p>
    <w:p w14:paraId="7006E0BB" w14:textId="33D29C1A" w:rsidR="00DD3137" w:rsidRPr="00B118A3" w:rsidRDefault="00EC4CA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Wrap band around </w:t>
      </w:r>
      <w:r w:rsidR="00DD3137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tree</w:t>
      </w:r>
    </w:p>
    <w:p w14:paraId="541FBAD1" w14:textId="52846524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Slide the loose end of the band inside the clip, on the tree side.</w:t>
      </w:r>
    </w:p>
    <w:p w14:paraId="3C290AE4" w14:textId="5BA581C2" w:rsidR="00B2068F" w:rsidRPr="00B118A3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Wrap the band tightly</w:t>
      </w:r>
    </w:p>
    <w:p w14:paraId="29AD3F21" w14:textId="5BCDA73F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Hold the two layers of the band tightly with one hand.</w:t>
      </w:r>
    </w:p>
    <w:p w14:paraId="3334B945" w14:textId="0163E5BF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With the other hand, pull the spring away from the edge of the band it is attached too. </w:t>
      </w:r>
    </w:p>
    <w:p w14:paraId="3F916A31" w14:textId="7D82FBA2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Mark where the loose end of the spring is when you pull it ~10% of it stretch.</w:t>
      </w:r>
    </w:p>
    <w:p w14:paraId="3A4B38A2" w14:textId="6ED6EF01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Punch a hole in the band at the mark created in step 7. (you will have to l</w:t>
      </w:r>
      <w:r w:rsidR="003A40F5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osen up the band for that)</w:t>
      </w:r>
    </w:p>
    <w:p w14:paraId="354AC6AA" w14:textId="15CCB19A" w:rsidR="00B2068F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B2068F">
        <w:rPr>
          <w:rFonts w:asciiTheme="minorHAnsi" w:hAnsiTheme="minorHAnsi" w:cstheme="minorHAnsi"/>
        </w:rPr>
        <w:t xml:space="preserve">ighten the band again and </w:t>
      </w:r>
      <w:r>
        <w:rPr>
          <w:rFonts w:asciiTheme="minorHAnsi" w:hAnsiTheme="minorHAnsi" w:cstheme="minorHAnsi"/>
        </w:rPr>
        <w:t xml:space="preserve">attach the loose end of the </w:t>
      </w:r>
      <w:r w:rsidR="00B2068F">
        <w:rPr>
          <w:rFonts w:asciiTheme="minorHAnsi" w:hAnsiTheme="minorHAnsi" w:cstheme="minorHAnsi"/>
        </w:rPr>
        <w:t xml:space="preserve">spring to the new hole </w:t>
      </w:r>
    </w:p>
    <w:p w14:paraId="57E82C1D" w14:textId="469BDC0B" w:rsidR="00DD3137" w:rsidRPr="00B2068F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2068F">
        <w:rPr>
          <w:rFonts w:asciiTheme="minorHAnsi" w:hAnsiTheme="minorHAnsi" w:cstheme="minorHAnsi"/>
          <w:color w:val="000000"/>
          <w:sz w:val="22"/>
          <w:szCs w:val="22"/>
        </w:rPr>
        <w:t>After making sure the band is well positioned around the tree and that the spring has room to contract in case the tree bole sh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inks, cut the (not so loose anymore) end of the band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about 1cm from the edge of the window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 that is the furthest from the spring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. This is so that 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we can still measure the window in case the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tree shrinks in diamete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>r</w:t>
      </w:r>
      <w:r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B34097D" w14:textId="690AF0FD" w:rsidR="00EC4CA5" w:rsidRPr="00EC4CA5" w:rsidRDefault="00EC4CA5" w:rsidP="00EC4CA5">
      <w:pPr>
        <w:spacing w:after="240"/>
        <w:rPr>
          <w:rFonts w:cstheme="minorHAnsi"/>
        </w:rPr>
      </w:pPr>
      <w:r w:rsidRPr="00EC4CA5">
        <w:rPr>
          <w:rFonts w:cstheme="minorHAnsi"/>
        </w:rPr>
        <w:br/>
      </w:r>
      <w:r w:rsidRPr="00EC4CA5">
        <w:rPr>
          <w:rFonts w:cstheme="minorHAnsi"/>
        </w:rPr>
        <w:br/>
      </w:r>
      <w:r w:rsidRPr="00EC4CA5">
        <w:rPr>
          <w:rFonts w:cstheme="minorHAnsi"/>
          <w:color w:val="000000"/>
        </w:rPr>
        <w:t xml:space="preserve">*These instructions are based off the updated </w:t>
      </w:r>
      <w:hyperlink r:id="rId10" w:history="1">
        <w:r w:rsidRPr="00EC4CA5">
          <w:rPr>
            <w:rStyle w:val="Hyperlink"/>
            <w:rFonts w:cstheme="minorHAnsi"/>
            <w:color w:val="1155CC"/>
          </w:rPr>
          <w:t>CTFS-</w:t>
        </w:r>
        <w:proofErr w:type="spellStart"/>
        <w:r w:rsidRPr="00EC4CA5">
          <w:rPr>
            <w:rStyle w:val="Hyperlink"/>
            <w:rFonts w:cstheme="minorHAnsi"/>
            <w:color w:val="1155CC"/>
          </w:rPr>
          <w:t>ForestGEO</w:t>
        </w:r>
        <w:proofErr w:type="spellEnd"/>
        <w:r w:rsidRPr="00EC4CA5">
          <w:rPr>
            <w:rStyle w:val="Hyperlink"/>
            <w:rFonts w:cstheme="minorHAnsi"/>
            <w:color w:val="1155CC"/>
          </w:rPr>
          <w:t xml:space="preserve"> protocol</w:t>
        </w:r>
      </w:hyperlink>
      <w:r w:rsidRPr="00EC4CA5">
        <w:rPr>
          <w:rFonts w:cstheme="minorHAnsi"/>
          <w:color w:val="000000"/>
        </w:rPr>
        <w:t xml:space="preserve"> for making </w:t>
      </w:r>
      <w:proofErr w:type="spellStart"/>
      <w:r w:rsidRPr="00EC4CA5">
        <w:rPr>
          <w:rFonts w:cstheme="minorHAnsi"/>
          <w:color w:val="000000"/>
        </w:rPr>
        <w:t>dendrobands</w:t>
      </w:r>
      <w:proofErr w:type="spellEnd"/>
      <w:r w:rsidRPr="00EC4CA5">
        <w:rPr>
          <w:rFonts w:cstheme="minorHAnsi"/>
          <w:color w:val="000000"/>
        </w:rPr>
        <w:t>.</w:t>
      </w:r>
    </w:p>
    <w:p w14:paraId="0D209ED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7A569D7C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50B77D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419BCAB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681FB730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042351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882197F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F946B5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15380652" w14:textId="3A057A59" w:rsidR="005836E1" w:rsidRDefault="005836E1" w:rsidP="00076EF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bookmarkStart w:id="6" w:name="_GoBack"/>
      <w:bookmarkEnd w:id="6"/>
    </w:p>
    <w:p w14:paraId="41D4DBCD" w14:textId="1687454C" w:rsidR="005836E1" w:rsidRDefault="005836E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B49A195" w14:textId="00BAA8FA" w:rsidR="00EC4CA5" w:rsidRPr="003A40F5" w:rsidRDefault="003A40F5" w:rsidP="003A40F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</w:rPr>
      </w:pPr>
      <w:r w:rsidRPr="003A40F5">
        <w:rPr>
          <w:rFonts w:asciiTheme="minorHAnsi" w:hAnsiTheme="minorHAnsi" w:cstheme="minorHAnsi"/>
          <w:color w:val="000000"/>
          <w:sz w:val="28"/>
        </w:rPr>
        <w:lastRenderedPageBreak/>
        <w:t xml:space="preserve">How to make </w:t>
      </w:r>
      <w:proofErr w:type="spellStart"/>
      <w:r w:rsidRPr="003A40F5">
        <w:rPr>
          <w:rFonts w:asciiTheme="minorHAnsi" w:hAnsiTheme="minorHAnsi" w:cstheme="minorHAnsi"/>
          <w:color w:val="000000"/>
          <w:sz w:val="28"/>
        </w:rPr>
        <w:t>dendrobands</w:t>
      </w:r>
      <w:proofErr w:type="spellEnd"/>
      <w:r w:rsidRPr="003A40F5">
        <w:rPr>
          <w:rFonts w:asciiTheme="minorHAnsi" w:hAnsiTheme="minorHAnsi" w:cstheme="minorHAnsi"/>
          <w:color w:val="000000"/>
          <w:sz w:val="28"/>
        </w:rPr>
        <w:t xml:space="preserve"> with pictures</w:t>
      </w:r>
    </w:p>
    <w:p w14:paraId="32C8AC51" w14:textId="19132238" w:rsidR="00EC4CA5" w:rsidRP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92B88D0" wp14:editId="0E1486CE">
            <wp:simplePos x="0" y="0"/>
            <wp:positionH relativeFrom="margin">
              <wp:align>right</wp:align>
            </wp:positionH>
            <wp:positionV relativeFrom="paragraph">
              <wp:posOffset>138413</wp:posOffset>
            </wp:positionV>
            <wp:extent cx="2790701" cy="3720935"/>
            <wp:effectExtent l="190500" t="190500" r="181610" b="1847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118_1059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01" cy="372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0"/>
          <w:szCs w:val="20"/>
          <w:u w:val="single"/>
        </w:rPr>
        <w:t xml:space="preserve"> 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for office</w:t>
      </w:r>
    </w:p>
    <w:p w14:paraId="6A238ECB" w14:textId="74E833D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5FFF4E" w14:textId="0F76921B" w:rsid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Step 2: measure out band</w:t>
      </w:r>
    </w:p>
    <w:p w14:paraId="7A72A7AB" w14:textId="1CCB3093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04056D" w14:textId="1C50E8F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706E2D6" w14:textId="08F9860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01BAE52" w14:textId="62BC680C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7C3CEFA" w14:textId="080317D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D8D6521" w14:textId="284ED61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31653D4" w14:textId="52CFD1A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9ABB8B6" w14:textId="1BD9CFF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E0B48BD" w14:textId="61F23B9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E62F1C" w14:textId="2DAA11A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074DEC7" w14:textId="4E937CB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236AA5" w14:textId="68BEF556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D6C355" w14:textId="4A1034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B140B5" w14:textId="2D0C53AB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CF2A0E2" w14:textId="1312EF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6E2221" w14:textId="14204034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44BDA2A" w14:textId="5CFD5DD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F05E01C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34B3EC3" w14:textId="0149CFCD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9753A1" w14:textId="1658DDA8" w:rsidR="00EC4CA5" w:rsidRDefault="00EC4CA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A3C454E" w14:textId="6B967F4D" w:rsidR="003A40F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Step 3: Put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on band, smooth facing out</w:t>
      </w:r>
    </w:p>
    <w:p w14:paraId="24AC4901" w14:textId="058642FE" w:rsidR="00EC4CA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59264" behindDoc="1" locked="0" layoutInCell="1" allowOverlap="1" wp14:anchorId="26FA63BA" wp14:editId="2DD356F6">
            <wp:simplePos x="0" y="0"/>
            <wp:positionH relativeFrom="margin">
              <wp:posOffset>1175121</wp:posOffset>
            </wp:positionH>
            <wp:positionV relativeFrom="paragraph">
              <wp:posOffset>168572</wp:posOffset>
            </wp:positionV>
            <wp:extent cx="4908466" cy="3681351"/>
            <wp:effectExtent l="190500" t="190500" r="197485" b="1860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118_1217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66" cy="3681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C3E51" w14:textId="7D758979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1764A4" w14:textId="477C9C41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7DF779" w14:textId="25E874FF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1DD221E" w14:textId="63CC135E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0FE7D9" w14:textId="1F739EAA" w:rsidR="006748A1" w:rsidRDefault="006748A1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19AA96A" w14:textId="15621031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13E29E" w14:textId="0BE9B7C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03CABE8" w14:textId="529BAFD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B656D3" w14:textId="232DB69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BC1B151" w14:textId="40BC45B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1CA8C44" w14:textId="2273D4F0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BCB28F" w14:textId="721AFAB4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010B4AB" w14:textId="6BEFBF89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793EC8B" w14:textId="30E6816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5FF8F16" w14:textId="0820EEB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272FDBB" w14:textId="153AA02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1FCA9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BF9B5CA" w14:textId="15BFE7D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E2EEF2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E5D5DB9" w14:textId="77777777" w:rsidR="006748A1" w:rsidRPr="00EC4CA5" w:rsidRDefault="006748A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4AEB2CB" w14:textId="0A83578C" w:rsidR="00EC4CA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 3a:</w:t>
      </w:r>
      <w:r w:rsidRPr="003A40F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Making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sleeves</w:t>
      </w:r>
    </w:p>
    <w:p w14:paraId="3BF556F3" w14:textId="0C088B5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1312" behindDoc="1" locked="0" layoutInCell="1" allowOverlap="1" wp14:anchorId="01DEA8DC" wp14:editId="45271B74">
            <wp:simplePos x="0" y="0"/>
            <wp:positionH relativeFrom="column">
              <wp:posOffset>-510639</wp:posOffset>
            </wp:positionH>
            <wp:positionV relativeFrom="paragraph">
              <wp:posOffset>188884</wp:posOffset>
            </wp:positionV>
            <wp:extent cx="3578726" cy="2683823"/>
            <wp:effectExtent l="190500" t="190500" r="193675" b="1930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118_1137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17" cy="2688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8B9B" w14:textId="3ED59BE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0288" behindDoc="1" locked="0" layoutInCell="1" allowOverlap="1" wp14:anchorId="5928095C" wp14:editId="4BFBF655">
            <wp:simplePos x="0" y="0"/>
            <wp:positionH relativeFrom="column">
              <wp:posOffset>3289465</wp:posOffset>
            </wp:positionH>
            <wp:positionV relativeFrom="paragraph">
              <wp:posOffset>10192</wp:posOffset>
            </wp:positionV>
            <wp:extent cx="3546764" cy="2660073"/>
            <wp:effectExtent l="190500" t="190500" r="187325" b="1974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118_1137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2665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B491" w14:textId="1E81672C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E055B87" w14:textId="51DC27E1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9637439" w14:textId="203AB600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0764D035" w14:textId="257D1C1A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BABE969" w14:textId="1D26446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1BD6EC" w14:textId="271106F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344BC12" w14:textId="0EEFDAEE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2AE8E84" w14:textId="1D9E1E5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5FDE463" w14:textId="082F9770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4D165A0" w14:textId="7777777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76AA9AB" w14:textId="31FBDD9D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671975E" w14:textId="51C948D4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1FBBD44" w14:textId="2198A1C9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77836BD1" w14:textId="07CC1BE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C581543" w14:textId="1A346DBB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8624FDC" w14:textId="1E9E9C3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5DBB608" w14:textId="18E338C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053ADF" w14:textId="43B0796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42DDF3F" w14:textId="77777777" w:rsidR="006748A1" w:rsidRP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16DAFC26" w14:textId="77777777" w:rsidR="003A40F5" w:rsidRDefault="003A40F5" w:rsidP="006748A1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64D3FA9F" w14:textId="394CDDF1" w:rsidR="00C9768D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4: Folding the band</w:t>
      </w:r>
    </w:p>
    <w:p w14:paraId="7F54A2CE" w14:textId="54EB4064" w:rsidR="003A40F5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64C7E119" wp14:editId="0CB5AA8E">
            <wp:simplePos x="0" y="0"/>
            <wp:positionH relativeFrom="margin">
              <wp:align>right</wp:align>
            </wp:positionH>
            <wp:positionV relativeFrom="paragraph">
              <wp:posOffset>105600</wp:posOffset>
            </wp:positionV>
            <wp:extent cx="4892633" cy="3669475"/>
            <wp:effectExtent l="190500" t="190500" r="194310" b="1981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118_1137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33" cy="366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26631" w14:textId="77777777" w:rsidR="003A40F5" w:rsidRPr="006748A1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14:paraId="4D3FE859" w14:textId="43DE7C6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6E98F3" w14:textId="30EE919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B555774" w14:textId="502BDBF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A2C92E" w14:textId="290CCED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B68D65D" w14:textId="2FF4A513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76D83F8" w14:textId="1F6CB888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8F0016A" w14:textId="1A73085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13BA5C" w14:textId="71E1439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9EA244F" w14:textId="567FD6AB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5B5483" w14:textId="27C5D8C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19B35D" w14:textId="3102EC2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2ABC61" w14:textId="7A89CD1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8F1015" w14:textId="7268A5C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3ADC82C" w14:textId="2CE50F0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7E97F2" w14:textId="15980A4A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4CF7787" w14:textId="70B2C7E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5AB9128" w14:textId="71EC73D6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724BD73" w14:textId="77849D0C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63C997" w14:textId="52396E29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502ED2" w14:textId="0620E79D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76223CA" w14:textId="6D915074" w:rsidR="006748A1" w:rsidRPr="006748A1" w:rsidRDefault="006748A1" w:rsidP="006748A1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i/>
          <w:sz w:val="20"/>
        </w:rPr>
      </w:pPr>
      <w:r>
        <w:rPr>
          <w:rFonts w:asciiTheme="minorHAnsi" w:hAnsiTheme="minorHAnsi" w:cstheme="minorHAnsi"/>
          <w:i/>
          <w:sz w:val="20"/>
        </w:rPr>
        <w:t>This picture represents the first of the two folds.</w:t>
      </w:r>
    </w:p>
    <w:p w14:paraId="6AFF343E" w14:textId="5B841A7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5F94A3B" w14:textId="60E0069F" w:rsidR="006748A1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49F1895D" wp14:editId="3F2C86C8">
            <wp:simplePos x="0" y="0"/>
            <wp:positionH relativeFrom="column">
              <wp:posOffset>1602683</wp:posOffset>
            </wp:positionH>
            <wp:positionV relativeFrom="paragraph">
              <wp:posOffset>189964</wp:posOffset>
            </wp:positionV>
            <wp:extent cx="5047013" cy="3785260"/>
            <wp:effectExtent l="190500" t="190500" r="191770" b="1962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118_1138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37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2ABB1" w14:textId="3640AA15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27110EB" w14:textId="55A63D2E" w:rsidR="00EC4CA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5: Marking the holes</w:t>
      </w:r>
    </w:p>
    <w:p w14:paraId="2DA0B482" w14:textId="5A0DDCE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66BF65" w14:textId="6B964FE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31ACAED" w14:textId="5E77BB51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ADCFC59" w14:textId="30F7DC6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712FCD" w14:textId="076589E5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49DEB21" w14:textId="20D40DB7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848C11" w14:textId="23ADBDB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FF43CA" w14:textId="05AA864D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CE5142" w14:textId="449CF71B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C0AD3C" w14:textId="7EC2C7B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74870F" w14:textId="7762FBB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C2944FB" w14:textId="76480A33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4BC4F7F" w14:textId="0742967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09389E8" w14:textId="40BC6EC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2E1B88A" w14:textId="12C6E792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F50B294" w14:textId="0BEAA5D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2990E60" w14:textId="624FE18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B7F7C41" w14:textId="56674F91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FCA3D4" w14:textId="19EF978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89DF7D0" w14:textId="5ABF88A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31C946C" w14:textId="42ED02D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E945A9" w14:textId="2F77A62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0AFD5D" w14:textId="249FCAFB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DBC3667" w14:textId="07379BA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1789D12" w14:textId="4F079D67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73F03BA" w14:textId="182DB71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A2BD3F" w14:textId="722E6151" w:rsidR="00EC4CA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0"/>
        </w:rPr>
        <w:t>Step 6: Punch holes</w:t>
      </w:r>
    </w:p>
    <w:p w14:paraId="785845A7" w14:textId="7642BD90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noProof/>
          <w:color w:val="000000"/>
          <w:sz w:val="22"/>
          <w:szCs w:val="20"/>
        </w:rPr>
        <w:drawing>
          <wp:anchor distT="0" distB="0" distL="114300" distR="114300" simplePos="0" relativeHeight="251671552" behindDoc="1" locked="0" layoutInCell="1" allowOverlap="1" wp14:anchorId="41C6F674" wp14:editId="60DDD787">
            <wp:simplePos x="0" y="0"/>
            <wp:positionH relativeFrom="margin">
              <wp:posOffset>709056</wp:posOffset>
            </wp:positionH>
            <wp:positionV relativeFrom="paragraph">
              <wp:posOffset>50536</wp:posOffset>
            </wp:positionV>
            <wp:extent cx="5254831" cy="3941123"/>
            <wp:effectExtent l="190500" t="190500" r="193675" b="1930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122_161258 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31" cy="3941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86D13" w14:textId="74478192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11CFB0F5" w14:textId="0FCEDD9E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73D58695" w14:textId="050C5A8B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47349A74" w14:textId="77777777" w:rsidR="003A40F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6D8B8C58" w14:textId="77F0D45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28BCE2E" w14:textId="0BBF92B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5AB094" w14:textId="4C8E821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D290837" w14:textId="268D96E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CBA584" w14:textId="75C108D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97C2620" w14:textId="32CA1E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771CF9" w14:textId="3844683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D082AEF" w14:textId="1D63ED3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D8F2687" w14:textId="5F08CBE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939DC58" w14:textId="50656A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502BABB" w14:textId="04C285E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98C7D0" w14:textId="413653EC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C3E6B03" w14:textId="11EB9D9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F4FF24" w14:textId="0A9A56D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0EBD8B2" w14:textId="1A315BAB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634148" w14:textId="2B58A7B8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Steps 7-8: Mark window area</w:t>
      </w:r>
    </w:p>
    <w:p w14:paraId="0C47F311" w14:textId="3E45B759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1.5-2 cm from furthest hole</w:t>
      </w:r>
    </w:p>
    <w:p w14:paraId="13979944" w14:textId="3A7ECAA0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15 cm from furthest hole</w:t>
      </w:r>
    </w:p>
    <w:p w14:paraId="65BDD00E" w14:textId="222E032A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67596A42" wp14:editId="58479F87">
            <wp:simplePos x="0" y="0"/>
            <wp:positionH relativeFrom="margin">
              <wp:posOffset>665017</wp:posOffset>
            </wp:positionH>
            <wp:positionV relativeFrom="paragraph">
              <wp:posOffset>58230</wp:posOffset>
            </wp:positionV>
            <wp:extent cx="5545777" cy="3507702"/>
            <wp:effectExtent l="190500" t="190500" r="188595" b="1885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118_11433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67" cy="3511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B8040" w14:textId="24ECB1B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A98AE01" w14:textId="01D70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270E8B" w14:textId="0D65ED4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A4B6261" w14:textId="5909EA9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78B9E1" w14:textId="6E7FDA95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9F16B0F" w14:textId="7DA4EBB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AF31648" w14:textId="1AAAA37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4F02B9" w14:textId="352846E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34E1A2" w14:textId="38C0FC4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9A6C35" w14:textId="65360D3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A6AAC9" w14:textId="45F2C1C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FFCFB3" w14:textId="4CCFBD8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A7948D" w14:textId="22E766BD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25D2F56" w14:textId="6BEDC57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BC59AB" w14:textId="23C8B1E4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5D3737" w14:textId="441C2C7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7E1E7BC" w14:textId="0083D45E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76CF0C" w14:textId="54F1E25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8506E2" w14:textId="3065FFCB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412D39B" w14:textId="77777777" w:rsidR="003A40F5" w:rsidRPr="00EC4CA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F22DDB1" w14:textId="146A13DC" w:rsidR="00C9768D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9: Cut window</w:t>
      </w:r>
    </w:p>
    <w:p w14:paraId="73BB3527" w14:textId="4488923F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301330DE" wp14:editId="1DF83AC7">
            <wp:simplePos x="0" y="0"/>
            <wp:positionH relativeFrom="margin">
              <wp:posOffset>1092175</wp:posOffset>
            </wp:positionH>
            <wp:positionV relativeFrom="paragraph">
              <wp:posOffset>96899</wp:posOffset>
            </wp:positionV>
            <wp:extent cx="4999511" cy="3813196"/>
            <wp:effectExtent l="190500" t="190500" r="182245" b="1873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118_114523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11" cy="3813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FA3A5" w14:textId="35B773D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33C2F6F" w14:textId="0BEE794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CA6ECA3" w14:textId="5AD1231F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43D4A7C" w14:textId="4EBFE91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35EED08" w14:textId="5BB80A2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6B11A7" w14:textId="2C90FB1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FCE5B6" w14:textId="110560D8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660FD43" w14:textId="21E0AF0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A8A35F" w14:textId="379053F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6F13BFD" w14:textId="5F9720EA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6A034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0BBB8D" w14:textId="141051A1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36C44B" w14:textId="74F7FD7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B509ACD" w14:textId="7E340CB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C70947B" w14:textId="7296666A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E3F2A9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674B241" w14:textId="5FDCE45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AAEA16D" w14:textId="3E512F00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A548337" w14:textId="0388334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766077A" w14:textId="0AF030A8" w:rsidR="00FF5CF9" w:rsidRDefault="00FF5CF9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E861BB" w14:textId="4254DDDE" w:rsidR="00FF5CF9" w:rsidRP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68480" behindDoc="1" locked="0" layoutInCell="1" allowOverlap="1" wp14:anchorId="2D0A24D8" wp14:editId="1ADCCAB9">
            <wp:simplePos x="0" y="0"/>
            <wp:positionH relativeFrom="margin">
              <wp:posOffset>1982759</wp:posOffset>
            </wp:positionH>
            <wp:positionV relativeFrom="paragraph">
              <wp:posOffset>19050</wp:posOffset>
            </wp:positionV>
            <wp:extent cx="4323255" cy="3241964"/>
            <wp:effectExtent l="190500" t="190500" r="191770" b="1873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122_1209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55" cy="3241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52EF8" w14:textId="2641B8A2" w:rsidR="00C9768D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10: Roll up band and label…</w:t>
      </w:r>
    </w:p>
    <w:p w14:paraId="76E091DF" w14:textId="7806E77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88D86A" w14:textId="1444C3D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E0C897" w14:textId="5B55E296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FFC8C88" w14:textId="08937F03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512D14A" w14:textId="45FAF987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F4E96BA" w14:textId="3CB18A1C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41533C2" w14:textId="3C6F3F9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E85556" w14:textId="761E7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A849847" w14:textId="77777777" w:rsidR="00C9768D" w:rsidRPr="00EC4CA5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6881119" w14:textId="6C7D689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22229BDC" w14:textId="7957D153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0645D4" w14:textId="40B1A66A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7242A4D" w14:textId="77777777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D4B3678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6FA5C1A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400DC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0C6EB9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04FA33" w14:textId="09D8C446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7315C5A" w14:textId="017D7A4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8154893" w14:textId="66896AE9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26D723" w14:textId="2EEEC3FD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079511" w14:textId="27AA9CA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BBED47" w14:textId="34AF52E1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140EA62" w14:textId="40D74F40" w:rsidR="00FF5CF9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521F91C7" wp14:editId="446A500C">
            <wp:simplePos x="0" y="0"/>
            <wp:positionH relativeFrom="margin">
              <wp:posOffset>2030095</wp:posOffset>
            </wp:positionH>
            <wp:positionV relativeFrom="paragraph">
              <wp:posOffset>98087</wp:posOffset>
            </wp:positionV>
            <wp:extent cx="4476997" cy="3357748"/>
            <wp:effectExtent l="190500" t="190500" r="190500" b="1860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118_114655 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7" cy="3357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9A0C" w14:textId="2EDD833A" w:rsidR="00FF5CF9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…or, use right away</w:t>
      </w:r>
    </w:p>
    <w:p w14:paraId="03001DDE" w14:textId="688BF2CF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See further steps below</w:t>
      </w:r>
    </w:p>
    <w:p w14:paraId="7A4A0686" w14:textId="3676B4A1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FA4968" w14:textId="22E84AB8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5192D" w14:textId="16426D8C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F9079A" w14:textId="5AE46E7D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F9824" w14:textId="3C2C51A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464752" w14:textId="222AD6B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07C716A" w14:textId="2117D32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0CBC10" w14:textId="4597886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59BCE6" w14:textId="4AB0B4B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10F524" w14:textId="3D9956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8BA5A2" w14:textId="0E5E14E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551F69" w14:textId="3EA2E725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A8A54C8" w14:textId="77E3241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FEB8ED8" w14:textId="6AD3D9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422B7D" w14:textId="718B3FE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620B8C0" w14:textId="305C5A38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FDE039" w14:textId="638FC84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55F10E5" w14:textId="7E0E8FE3" w:rsidR="00BF5F47" w:rsidRDefault="00BF5F47" w:rsidP="00BF5F47">
      <w:pPr>
        <w:rPr>
          <w:rFonts w:eastAsia="Times New Roman" w:cstheme="minorHAnsi"/>
          <w:sz w:val="24"/>
          <w:szCs w:val="24"/>
          <w:lang w:val="en-US"/>
        </w:rPr>
      </w:pPr>
    </w:p>
    <w:p w14:paraId="0FB2E803" w14:textId="204AA35D" w:rsidR="003A40F5" w:rsidRPr="003A40F5" w:rsidRDefault="003A40F5" w:rsidP="00BF5F47">
      <w:pPr>
        <w:rPr>
          <w:b/>
          <w:u w:val="single"/>
          <w:lang w:val="en-US"/>
        </w:rPr>
      </w:pPr>
      <w:r>
        <w:rPr>
          <w:rFonts w:eastAsia="Times New Roman" w:cstheme="minorHAnsi"/>
          <w:b/>
          <w:sz w:val="24"/>
          <w:szCs w:val="24"/>
          <w:u w:val="single"/>
          <w:lang w:val="en-US"/>
        </w:rPr>
        <w:lastRenderedPageBreak/>
        <w:t>Instructions for field</w:t>
      </w:r>
    </w:p>
    <w:p w14:paraId="3927B2BD" w14:textId="397DD1B4" w:rsidR="00586B16" w:rsidRPr="00586B16" w:rsidRDefault="00586B16" w:rsidP="00BF5F47"/>
    <w:sectPr w:rsidR="00586B16" w:rsidRPr="00586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Valentine Herrmann" w:date="2019-01-22T14:52:00Z" w:initials="VH">
    <w:p w14:paraId="33CC290D" w14:textId="2E7F844C" w:rsidR="00A56C30" w:rsidRDefault="00A56C30">
      <w:pPr>
        <w:pStyle w:val="CommentText"/>
      </w:pPr>
      <w:r>
        <w:rPr>
          <w:rStyle w:val="CommentReference"/>
        </w:rPr>
        <w:annotationRef/>
      </w:r>
      <w:r>
        <w:t>This is very confusing.  A DBH is a diameter, so by definition it is a distance, usually measured in cm or mm. “</w:t>
      </w:r>
      <w:proofErr w:type="spellStart"/>
      <w:r>
        <w:t>dcm</w:t>
      </w:r>
      <w:proofErr w:type="spellEnd"/>
      <w:r>
        <w:t xml:space="preserve">” is just a handy way to call a graduation on the diameter side of the D-tape. It is not a real/universal unit like cm and mm are. It is just 1 </w:t>
      </w:r>
      <w:proofErr w:type="spellStart"/>
      <w:r>
        <w:t>dcm</w:t>
      </w:r>
      <w:proofErr w:type="spellEnd"/>
      <w:r>
        <w:t xml:space="preserve"> = 1 cm x pi</w:t>
      </w:r>
    </w:p>
    <w:p w14:paraId="5A172A0A" w14:textId="30609503" w:rsidR="00A56C30" w:rsidRDefault="00A56C30">
      <w:pPr>
        <w:pStyle w:val="CommentText"/>
      </w:pPr>
    </w:p>
    <w:p w14:paraId="064F5D94" w14:textId="0537412E" w:rsidR="00A56C30" w:rsidRDefault="00A56C30">
      <w:pPr>
        <w:pStyle w:val="CommentText"/>
      </w:pPr>
    </w:p>
  </w:comment>
  <w:comment w:id="3" w:author="Valentine Herrmann" w:date="2019-01-22T15:02:00Z" w:initials="VH">
    <w:p w14:paraId="0DD28FFB" w14:textId="39229FA7" w:rsidR="00CE7E89" w:rsidRDefault="00CE7E89">
      <w:pPr>
        <w:pStyle w:val="CommentText"/>
      </w:pPr>
      <w:r>
        <w:rPr>
          <w:rStyle w:val="CommentReference"/>
        </w:rPr>
        <w:annotationRef/>
      </w:r>
      <w:r>
        <w:t>Don’t you mean in? you want the smooth side on the side of the band that will be against the tree</w:t>
      </w:r>
    </w:p>
  </w:comment>
  <w:comment w:id="4" w:author="Valentine Herrmann" w:date="2019-01-22T15:03:00Z" w:initials="VH">
    <w:p w14:paraId="00539D71" w14:textId="544E6A0F" w:rsidR="00CE7E89" w:rsidRDefault="00CE7E89">
      <w:pPr>
        <w:pStyle w:val="CommentText"/>
      </w:pPr>
      <w:r>
        <w:rPr>
          <w:rStyle w:val="CommentReference"/>
        </w:rPr>
        <w:annotationRef/>
      </w:r>
      <w:r>
        <w:t>If my previous comment is right, this should read “away from the curve”</w:t>
      </w:r>
    </w:p>
  </w:comment>
  <w:comment w:id="5" w:author="Valentine Herrmann" w:date="2019-01-22T15:16:00Z" w:initials="VH">
    <w:p w14:paraId="2C02A643" w14:textId="25E33CCC" w:rsidR="00DD3137" w:rsidRDefault="00DD3137">
      <w:pPr>
        <w:pStyle w:val="CommentText"/>
      </w:pPr>
      <w:r>
        <w:rPr>
          <w:rStyle w:val="CommentReference"/>
        </w:rPr>
        <w:annotationRef/>
      </w:r>
      <w:r>
        <w:t>Add table for size of the spring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4F5D94" w15:done="0"/>
  <w15:commentEx w15:paraId="0DD28FFB" w15:done="0"/>
  <w15:commentEx w15:paraId="00539D71" w15:done="0"/>
  <w15:commentEx w15:paraId="2C02A64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4F5D94" w16cid:durableId="1FF1AC90"/>
  <w16cid:commentId w16cid:paraId="0DD28FFB" w16cid:durableId="1FF1AEEB"/>
  <w16cid:commentId w16cid:paraId="00539D71" w16cid:durableId="1FF1AF35"/>
  <w16cid:commentId w16cid:paraId="600F4172" w16cid:durableId="1FF1B09E"/>
  <w16cid:commentId w16cid:paraId="2C02A643" w16cid:durableId="1FF1B23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264FA"/>
    <w:multiLevelType w:val="multilevel"/>
    <w:tmpl w:val="0898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5F7AEA"/>
    <w:multiLevelType w:val="multilevel"/>
    <w:tmpl w:val="9034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6C1D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D62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50C3D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1C02B8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2B3FF7"/>
    <w:multiLevelType w:val="multilevel"/>
    <w:tmpl w:val="2E3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A70C5"/>
    <w:multiLevelType w:val="multilevel"/>
    <w:tmpl w:val="F2B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393800"/>
    <w:multiLevelType w:val="hybridMultilevel"/>
    <w:tmpl w:val="C74A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90150"/>
    <w:multiLevelType w:val="hybridMultilevel"/>
    <w:tmpl w:val="117E63C8"/>
    <w:lvl w:ilvl="0" w:tplc="2E1EC0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A4221"/>
    <w:multiLevelType w:val="multilevel"/>
    <w:tmpl w:val="61CA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6"/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</w:num>
  <w:num w:numId="8">
    <w:abstractNumId w:val="8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7"/>
  </w:num>
  <w:num w:numId="1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cGregor, Ian">
    <w15:presenceInfo w15:providerId="AD" w15:userId="S-1-5-21-220523388-1563985344-1801674531-149353"/>
  </w15:person>
  <w15:person w15:author="Valentine Herrmann">
    <w15:presenceInfo w15:providerId="Windows Live" w15:userId="d8ec777fd39d6b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F47"/>
    <w:rsid w:val="00076EF7"/>
    <w:rsid w:val="00171860"/>
    <w:rsid w:val="002164D0"/>
    <w:rsid w:val="0032043C"/>
    <w:rsid w:val="003A40F5"/>
    <w:rsid w:val="0047137C"/>
    <w:rsid w:val="0057616A"/>
    <w:rsid w:val="005836E1"/>
    <w:rsid w:val="00586B16"/>
    <w:rsid w:val="006748A1"/>
    <w:rsid w:val="00707655"/>
    <w:rsid w:val="00804183"/>
    <w:rsid w:val="00810520"/>
    <w:rsid w:val="00A56C30"/>
    <w:rsid w:val="00B118A3"/>
    <w:rsid w:val="00B2068F"/>
    <w:rsid w:val="00B46914"/>
    <w:rsid w:val="00BF5F47"/>
    <w:rsid w:val="00C9768D"/>
    <w:rsid w:val="00CE7E89"/>
    <w:rsid w:val="00DD3137"/>
    <w:rsid w:val="00EC1D7B"/>
    <w:rsid w:val="00EC4CA5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4F25"/>
  <w15:chartTrackingRefBased/>
  <w15:docId w15:val="{11446F10-3E07-4D97-9303-6E7B67D46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4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4C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56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6C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6C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6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6C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C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C3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118A3"/>
  </w:style>
  <w:style w:type="character" w:styleId="FollowedHyperlink">
    <w:name w:val="FollowedHyperlink"/>
    <w:basedOn w:val="DefaultParagraphFont"/>
    <w:uiPriority w:val="99"/>
    <w:semiHidden/>
    <w:unhideWhenUsed/>
    <w:rsid w:val="002164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5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BI-ForestGEO/Dendrobands/resources/field_forms/README.md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microsoft.com/office/2016/09/relationships/commentsIds" Target="commentsIds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SCBI-ForestGEO/Dendrobands/tree/master/data/metadata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5.jpeg"/><Relationship Id="rId23" Type="http://schemas.microsoft.com/office/2011/relationships/people" Target="people.xml"/><Relationship Id="rId10" Type="http://schemas.openxmlformats.org/officeDocument/2006/relationships/hyperlink" Target="https://docs.google.com/document/d/1kCG22EAEnOVxw9Z-cPPvrHIzvRFE-j0U7anTmhJbkqM/edit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SCBI-ForestGEO/Dendrobands/tree/master/resources/field_forms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Albus Severus</dc:creator>
  <cp:keywords/>
  <dc:description/>
  <cp:lastModifiedBy>McGregor, Ian</cp:lastModifiedBy>
  <cp:revision>6</cp:revision>
  <dcterms:created xsi:type="dcterms:W3CDTF">2019-01-22T20:27:00Z</dcterms:created>
  <dcterms:modified xsi:type="dcterms:W3CDTF">2019-01-23T14:15:00Z</dcterms:modified>
</cp:coreProperties>
</file>